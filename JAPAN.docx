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Override PartName="/word/activeX/activeX28.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Default Extension="gif" ContentType="image/gif"/>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oter1.xml" ContentType="application/vnd.openxmlformats-officedocument.wordprocessingml.footer+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996" w:rsidRPr="00324996" w:rsidRDefault="00324996" w:rsidP="00324996">
      <w:pPr>
        <w:tabs>
          <w:tab w:val="left" w:pos="5490"/>
        </w:tabs>
        <w:spacing w:line="360" w:lineRule="auto"/>
        <w:rPr>
          <w:rFonts w:ascii="Times New Roman" w:hAnsi="Times New Roman"/>
          <w:b/>
          <w:bCs/>
          <w:sz w:val="32"/>
          <w:szCs w:val="28"/>
        </w:rPr>
      </w:pPr>
      <w:r>
        <w:rPr>
          <w:color w:val="000000" w:themeColor="text1"/>
          <w:sz w:val="32"/>
          <w:szCs w:val="32"/>
        </w:rPr>
        <w:t xml:space="preserve">                                              </w:t>
      </w:r>
      <w:r w:rsidRPr="00224DE2">
        <w:rPr>
          <w:rFonts w:ascii="Times New Roman" w:hAnsi="Times New Roman"/>
          <w:b/>
          <w:color w:val="000000" w:themeColor="text1"/>
          <w:sz w:val="36"/>
          <w:szCs w:val="36"/>
          <w:u w:val="single"/>
        </w:rPr>
        <w:t>ABSTRACT</w:t>
      </w:r>
    </w:p>
    <w:p w:rsidR="00324996" w:rsidRPr="00224DE2" w:rsidRDefault="00324996" w:rsidP="00324996">
      <w:pPr>
        <w:pStyle w:val="NormalWeb"/>
        <w:spacing w:after="0"/>
        <w:jc w:val="both"/>
        <w:rPr>
          <w:rFonts w:eastAsiaTheme="minorHAnsi" w:cstheme="minorBidi"/>
          <w:b/>
          <w:color w:val="000000" w:themeColor="text1"/>
          <w:sz w:val="36"/>
          <w:szCs w:val="36"/>
          <w:u w:val="single"/>
        </w:rPr>
      </w:pPr>
    </w:p>
    <w:p w:rsidR="00324996" w:rsidRPr="00201814" w:rsidRDefault="00324996" w:rsidP="00324996">
      <w:pPr>
        <w:pStyle w:val="NormalWeb"/>
        <w:spacing w:after="0"/>
        <w:ind w:firstLine="720"/>
        <w:jc w:val="both"/>
        <w:rPr>
          <w:color w:val="000000" w:themeColor="text1"/>
          <w:sz w:val="32"/>
          <w:szCs w:val="32"/>
        </w:rPr>
      </w:pPr>
    </w:p>
    <w:p w:rsidR="00324996" w:rsidRPr="000B258A" w:rsidRDefault="00324996" w:rsidP="00324996">
      <w:pPr>
        <w:spacing w:after="0"/>
        <w:jc w:val="both"/>
        <w:rPr>
          <w:rFonts w:ascii="Times New Roman" w:eastAsia="Calibri" w:hAnsi="Times New Roman" w:cs="Times New Roman"/>
          <w:color w:val="333333"/>
          <w:sz w:val="32"/>
          <w:szCs w:val="32"/>
          <w:lang w:val="pt-BR"/>
        </w:rPr>
      </w:pPr>
      <w:r w:rsidRPr="000B258A">
        <w:rPr>
          <w:rFonts w:ascii="Times New Roman" w:eastAsia="Calibri" w:hAnsi="Times New Roman" w:cs="Times New Roman"/>
          <w:color w:val="333333"/>
          <w:sz w:val="32"/>
          <w:szCs w:val="32"/>
          <w:lang w:val="pt-BR"/>
        </w:rPr>
        <w:t xml:space="preserve">This project, </w:t>
      </w:r>
      <w:r>
        <w:rPr>
          <w:rFonts w:ascii="Times New Roman" w:eastAsia="Calibri" w:hAnsi="Times New Roman" w:cs="Times New Roman"/>
          <w:b/>
          <w:color w:val="333333"/>
          <w:sz w:val="32"/>
          <w:szCs w:val="32"/>
          <w:lang w:val="pt-BR"/>
        </w:rPr>
        <w:t>The Republic of JAPAN</w:t>
      </w:r>
      <w:r w:rsidRPr="000B258A">
        <w:rPr>
          <w:rFonts w:ascii="Times New Roman" w:eastAsia="Calibri" w:hAnsi="Times New Roman" w:cs="Times New Roman"/>
          <w:color w:val="333333"/>
          <w:sz w:val="32"/>
          <w:szCs w:val="32"/>
          <w:lang w:val="pt-BR"/>
        </w:rPr>
        <w:t xml:space="preserve"> contains information on </w:t>
      </w:r>
      <w:r>
        <w:rPr>
          <w:rFonts w:ascii="Times New Roman" w:eastAsia="Calibri" w:hAnsi="Times New Roman" w:cs="Times New Roman"/>
          <w:color w:val="333333"/>
          <w:sz w:val="32"/>
          <w:szCs w:val="32"/>
          <w:lang w:val="pt-BR"/>
        </w:rPr>
        <w:t>the country, Japan</w:t>
      </w:r>
      <w:r w:rsidRPr="000B258A">
        <w:rPr>
          <w:rFonts w:ascii="Times New Roman" w:eastAsia="Calibri" w:hAnsi="Times New Roman" w:cs="Times New Roman"/>
          <w:color w:val="333333"/>
          <w:sz w:val="32"/>
          <w:szCs w:val="32"/>
          <w:lang w:val="pt-BR"/>
        </w:rPr>
        <w:t>. The objective is to provide all those engaged in study of the country, a thorough and down-to-earth understanding of all aspects of the same.</w:t>
      </w:r>
    </w:p>
    <w:p w:rsidR="00324996" w:rsidRPr="000B258A" w:rsidRDefault="00324996" w:rsidP="00324996">
      <w:pPr>
        <w:spacing w:after="0"/>
        <w:jc w:val="both"/>
        <w:rPr>
          <w:rFonts w:ascii="Times New Roman" w:eastAsia="Calibri" w:hAnsi="Times New Roman" w:cs="Times New Roman"/>
          <w:color w:val="333333"/>
          <w:sz w:val="32"/>
          <w:szCs w:val="32"/>
          <w:lang w:val="pt-BR"/>
        </w:rPr>
      </w:pPr>
      <w:r w:rsidRPr="000B258A">
        <w:rPr>
          <w:rFonts w:ascii="Times New Roman" w:eastAsia="Calibri" w:hAnsi="Times New Roman" w:cs="Times New Roman"/>
          <w:color w:val="333333"/>
          <w:sz w:val="32"/>
          <w:szCs w:val="32"/>
          <w:lang w:val="pt-BR"/>
        </w:rPr>
        <w:t> </w:t>
      </w:r>
    </w:p>
    <w:p w:rsidR="00324996" w:rsidRPr="000B258A" w:rsidRDefault="00324996" w:rsidP="00324996">
      <w:pPr>
        <w:spacing w:after="0"/>
        <w:jc w:val="both"/>
        <w:rPr>
          <w:rFonts w:ascii="Times New Roman" w:eastAsia="Calibri" w:hAnsi="Times New Roman" w:cs="Times New Roman"/>
          <w:color w:val="333333"/>
          <w:sz w:val="32"/>
          <w:szCs w:val="32"/>
          <w:lang w:val="pt-BR"/>
        </w:rPr>
      </w:pPr>
      <w:r w:rsidRPr="000B258A">
        <w:rPr>
          <w:rFonts w:ascii="Times New Roman" w:eastAsia="Calibri" w:hAnsi="Times New Roman" w:cs="Times New Roman"/>
          <w:color w:val="333333"/>
          <w:sz w:val="32"/>
          <w:szCs w:val="32"/>
          <w:lang w:val="pt-BR"/>
        </w:rPr>
        <w:t>This Project is  primarily targeted at those involved in Trade with the country. This provides a comprehensive view of all t</w:t>
      </w:r>
      <w:r>
        <w:rPr>
          <w:rFonts w:ascii="Times New Roman" w:eastAsia="Calibri" w:hAnsi="Times New Roman" w:cs="Times New Roman"/>
          <w:color w:val="333333"/>
          <w:sz w:val="32"/>
          <w:szCs w:val="32"/>
          <w:lang w:val="pt-BR"/>
        </w:rPr>
        <w:t xml:space="preserve">he Trade aspects of JAPAN </w:t>
      </w:r>
      <w:r w:rsidRPr="000B258A">
        <w:rPr>
          <w:rFonts w:ascii="Times New Roman" w:eastAsia="Calibri" w:hAnsi="Times New Roman" w:cs="Times New Roman"/>
          <w:color w:val="333333"/>
          <w:sz w:val="32"/>
          <w:szCs w:val="32"/>
          <w:lang w:val="pt-BR"/>
        </w:rPr>
        <w:t xml:space="preserve"> from a market perspective.</w:t>
      </w:r>
    </w:p>
    <w:p w:rsidR="00324996" w:rsidRDefault="00324996" w:rsidP="00324996"/>
    <w:p w:rsidR="00324996" w:rsidRDefault="000C2774" w:rsidP="008700F8">
      <w:pPr>
        <w:tabs>
          <w:tab w:val="left" w:pos="5490"/>
        </w:tabs>
        <w:spacing w:line="360" w:lineRule="auto"/>
        <w:rPr>
          <w:rFonts w:ascii="Times New Roman" w:hAnsi="Times New Roman"/>
          <w:b/>
          <w:bCs/>
          <w:sz w:val="32"/>
          <w:szCs w:val="28"/>
        </w:rPr>
      </w:pPr>
      <w:r>
        <w:rPr>
          <w:rFonts w:ascii="Times New Roman" w:hAnsi="Times New Roman"/>
          <w:b/>
          <w:bCs/>
          <w:sz w:val="32"/>
          <w:szCs w:val="28"/>
        </w:rPr>
        <w:t xml:space="preserve">                </w:t>
      </w:r>
    </w:p>
    <w:p w:rsidR="00324996" w:rsidRDefault="00324996" w:rsidP="008700F8">
      <w:pPr>
        <w:tabs>
          <w:tab w:val="left" w:pos="5490"/>
        </w:tabs>
        <w:spacing w:line="360" w:lineRule="auto"/>
        <w:rPr>
          <w:rFonts w:ascii="Times New Roman" w:hAnsi="Times New Roman"/>
          <w:b/>
          <w:bCs/>
          <w:sz w:val="32"/>
          <w:szCs w:val="28"/>
        </w:rPr>
      </w:pPr>
    </w:p>
    <w:p w:rsidR="00324996" w:rsidRDefault="00324996" w:rsidP="008700F8">
      <w:pPr>
        <w:tabs>
          <w:tab w:val="left" w:pos="5490"/>
        </w:tabs>
        <w:spacing w:line="360" w:lineRule="auto"/>
        <w:rPr>
          <w:rFonts w:ascii="Times New Roman" w:hAnsi="Times New Roman"/>
          <w:b/>
          <w:bCs/>
          <w:sz w:val="32"/>
          <w:szCs w:val="28"/>
        </w:rPr>
      </w:pPr>
    </w:p>
    <w:p w:rsidR="000C2774" w:rsidRDefault="00FF35F6" w:rsidP="008700F8">
      <w:pPr>
        <w:tabs>
          <w:tab w:val="left" w:pos="5490"/>
        </w:tabs>
        <w:spacing w:line="360" w:lineRule="auto"/>
        <w:rPr>
          <w:rFonts w:ascii="Times New Roman" w:hAnsi="Times New Roman"/>
          <w:b/>
          <w:bCs/>
          <w:sz w:val="32"/>
          <w:szCs w:val="28"/>
          <w:u w:val="single"/>
        </w:rPr>
      </w:pPr>
      <w:r w:rsidRPr="00FF35F6">
        <w:rPr>
          <w:rFonts w:ascii="Times New Roman" w:hAnsi="Times New Roman"/>
          <w:b/>
          <w:bCs/>
          <w:sz w:val="32"/>
          <w:szCs w:val="28"/>
        </w:rPr>
        <w:lastRenderedPageBreak/>
        <w:t xml:space="preserve">  JAPAN : THE LAND OF RISING SUN                                                                 </w:t>
      </w:r>
      <w:r w:rsidR="000C2774">
        <w:rPr>
          <w:rFonts w:ascii="Times New Roman" w:hAnsi="Times New Roman"/>
          <w:b/>
          <w:bCs/>
          <w:sz w:val="32"/>
          <w:szCs w:val="28"/>
          <w:u w:val="single"/>
        </w:rPr>
        <w:t xml:space="preserve">                                            </w:t>
      </w:r>
      <w:r w:rsidR="000C2774" w:rsidRPr="000C2774">
        <w:rPr>
          <w:rFonts w:ascii="Times New Roman" w:hAnsi="Times New Roman"/>
          <w:b/>
          <w:bCs/>
          <w:noProof/>
          <w:sz w:val="32"/>
          <w:szCs w:val="28"/>
          <w:u w:val="single"/>
        </w:rPr>
        <w:drawing>
          <wp:inline distT="0" distB="0" distL="0" distR="0">
            <wp:extent cx="5772150" cy="3257550"/>
            <wp:effectExtent l="19050" t="0" r="0" b="0"/>
            <wp:docPr id="81" name="Picture 20" descr="J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jpg"/>
                    <pic:cNvPicPr/>
                  </pic:nvPicPr>
                  <pic:blipFill>
                    <a:blip r:embed="rId7"/>
                    <a:stretch>
                      <a:fillRect/>
                    </a:stretch>
                  </pic:blipFill>
                  <pic:spPr>
                    <a:xfrm>
                      <a:off x="0" y="0"/>
                      <a:ext cx="5772150" cy="3257550"/>
                    </a:xfrm>
                    <a:prstGeom prst="rect">
                      <a:avLst/>
                    </a:prstGeom>
                  </pic:spPr>
                </pic:pic>
              </a:graphicData>
            </a:graphic>
          </wp:inline>
        </w:drawing>
      </w:r>
    </w:p>
    <w:p w:rsidR="00FF35F6" w:rsidRDefault="00FF35F6" w:rsidP="00FF35F6">
      <w:pPr>
        <w:pStyle w:val="ListParagraph"/>
        <w:tabs>
          <w:tab w:val="left" w:pos="5490"/>
        </w:tabs>
        <w:spacing w:line="360" w:lineRule="auto"/>
        <w:rPr>
          <w:rFonts w:ascii="Times New Roman" w:hAnsi="Times New Roman"/>
          <w:b/>
          <w:bCs/>
          <w:sz w:val="32"/>
          <w:szCs w:val="28"/>
          <w:u w:val="single"/>
        </w:rPr>
      </w:pPr>
    </w:p>
    <w:p w:rsidR="00A66C21" w:rsidRPr="00A66C21" w:rsidRDefault="001C5E7E" w:rsidP="00A66C21">
      <w:pPr>
        <w:tabs>
          <w:tab w:val="left" w:pos="5490"/>
        </w:tabs>
        <w:spacing w:line="360" w:lineRule="auto"/>
        <w:rPr>
          <w:rFonts w:ascii="Times New Roman" w:hAnsi="Times New Roman"/>
          <w:b/>
          <w:bCs/>
          <w:sz w:val="32"/>
          <w:szCs w:val="28"/>
          <w:u w:val="single"/>
        </w:rPr>
      </w:pPr>
      <w:r w:rsidRPr="001C5E7E">
        <w:rPr>
          <w:noProof/>
        </w:rPr>
        <w:drawing>
          <wp:inline distT="0" distB="0" distL="0" distR="0">
            <wp:extent cx="5772150" cy="3238500"/>
            <wp:effectExtent l="19050" t="0" r="0" b="0"/>
            <wp:docPr id="37" name="Picture 34" descr="world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map.gif"/>
                    <pic:cNvPicPr/>
                  </pic:nvPicPr>
                  <pic:blipFill>
                    <a:blip r:embed="rId8"/>
                    <a:stretch>
                      <a:fillRect/>
                    </a:stretch>
                  </pic:blipFill>
                  <pic:spPr>
                    <a:xfrm>
                      <a:off x="0" y="0"/>
                      <a:ext cx="5772150" cy="3238500"/>
                    </a:xfrm>
                    <a:prstGeom prst="rect">
                      <a:avLst/>
                    </a:prstGeom>
                  </pic:spPr>
                </pic:pic>
              </a:graphicData>
            </a:graphic>
          </wp:inline>
        </w:drawing>
      </w:r>
      <w:r w:rsidRPr="001C5E7E">
        <w:rPr>
          <w:rFonts w:ascii="Times New Roman" w:hAnsi="Times New Roman"/>
          <w:b/>
          <w:bCs/>
          <w:sz w:val="32"/>
          <w:szCs w:val="28"/>
          <w:u w:val="single"/>
        </w:rPr>
        <w:t xml:space="preserve">  </w:t>
      </w:r>
    </w:p>
    <w:p w:rsidR="000C2774" w:rsidRPr="000C2774" w:rsidRDefault="00D80D73" w:rsidP="000C2774">
      <w:pPr>
        <w:spacing w:after="270"/>
        <w:rPr>
          <w:rFonts w:ascii="Times New Roman" w:eastAsia="Times New Roman" w:hAnsi="Times New Roman" w:cs="Times New Roman"/>
          <w:color w:val="000000"/>
          <w:sz w:val="24"/>
          <w:szCs w:val="27"/>
        </w:rPr>
      </w:pPr>
      <w:r w:rsidRPr="00D80D73">
        <w:rPr>
          <w:rFonts w:ascii="Verdana" w:hAnsi="Verdana"/>
          <w:noProof/>
          <w:color w:val="000000"/>
          <w:sz w:val="16"/>
          <w:szCs w:val="16"/>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Japanese Flag" style="position:absolute;margin-left:-240pt;margin-top:0;width:24pt;height:24pt;z-index:251665408;mso-wrap-distance-left:1.5pt;mso-wrap-distance-top:1.5pt;mso-wrap-distance-right:1.5pt;mso-wrap-distance-bottom:1.5pt;mso-position-horizontal:right;mso-position-vertical-relative:line" o:allowoverlap="f">
            <w10:wrap type="square"/>
          </v:shape>
        </w:pict>
      </w:r>
      <w:r w:rsidRPr="00D80D73">
        <w:rPr>
          <w:rFonts w:ascii="Verdana" w:hAnsi="Verdana"/>
          <w:noProof/>
          <w:color w:val="000000"/>
          <w:sz w:val="16"/>
          <w:szCs w:val="16"/>
          <w:lang w:val="pt-BR"/>
        </w:rPr>
        <w:pict>
          <v:shape id="_x0000_s1028" type="#_x0000_t75" alt="Japanese Flag" style="position:absolute;margin-left:-240pt;margin-top:0;width:24pt;height:24pt;z-index:251663360;mso-wrap-distance-left:1.5pt;mso-wrap-distance-top:1.5pt;mso-wrap-distance-right:1.5pt;mso-wrap-distance-bottom:1.5pt;mso-position-horizontal:right;mso-position-vertical-relative:line" o:allowoverlap="f">
            <w10:wrap type="square"/>
          </v:shape>
        </w:pict>
      </w:r>
      <w:r w:rsidR="000C2774">
        <w:rPr>
          <w:rFonts w:ascii="Times New Roman" w:hAnsi="Times New Roman"/>
          <w:b/>
          <w:bCs/>
          <w:noProof/>
          <w:sz w:val="32"/>
          <w:szCs w:val="28"/>
        </w:rPr>
        <w:t xml:space="preserve">                                         </w:t>
      </w:r>
      <w:r w:rsidR="000C2774" w:rsidRPr="000C2774">
        <w:rPr>
          <w:rFonts w:ascii="Times New Roman" w:hAnsi="Times New Roman"/>
          <w:b/>
          <w:bCs/>
          <w:noProof/>
          <w:sz w:val="32"/>
          <w:szCs w:val="28"/>
        </w:rPr>
        <w:t>MAP OF JAPAN</w:t>
      </w:r>
    </w:p>
    <w:p w:rsidR="000C2774" w:rsidRPr="000C2774" w:rsidRDefault="000C2774" w:rsidP="00A66C21">
      <w:pPr>
        <w:tabs>
          <w:tab w:val="left" w:pos="5490"/>
        </w:tabs>
        <w:spacing w:line="360" w:lineRule="auto"/>
        <w:rPr>
          <w:rFonts w:ascii="Times New Roman" w:hAnsi="Times New Roman"/>
          <w:b/>
          <w:bCs/>
          <w:noProof/>
          <w:sz w:val="32"/>
          <w:szCs w:val="28"/>
        </w:rPr>
      </w:pPr>
    </w:p>
    <w:p w:rsidR="000C2774" w:rsidRDefault="000C2774" w:rsidP="00A66C21">
      <w:pPr>
        <w:tabs>
          <w:tab w:val="left" w:pos="5490"/>
        </w:tabs>
        <w:spacing w:line="360" w:lineRule="auto"/>
        <w:rPr>
          <w:rFonts w:ascii="Times New Roman" w:hAnsi="Times New Roman"/>
          <w:b/>
          <w:bCs/>
          <w:sz w:val="32"/>
          <w:szCs w:val="28"/>
          <w:u w:val="single"/>
        </w:rPr>
      </w:pPr>
      <w:r w:rsidRPr="000C2774">
        <w:rPr>
          <w:rFonts w:ascii="Times New Roman" w:hAnsi="Times New Roman"/>
          <w:b/>
          <w:bCs/>
          <w:noProof/>
          <w:sz w:val="32"/>
          <w:szCs w:val="28"/>
          <w:u w:val="single"/>
        </w:rPr>
        <w:drawing>
          <wp:inline distT="0" distB="0" distL="0" distR="0">
            <wp:extent cx="6162675" cy="5791200"/>
            <wp:effectExtent l="19050" t="0" r="0" b="0"/>
            <wp:docPr id="86" name="Picture 9" descr="japan-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map.gif"/>
                    <pic:cNvPicPr/>
                  </pic:nvPicPr>
                  <pic:blipFill>
                    <a:blip r:embed="rId9"/>
                    <a:stretch>
                      <a:fillRect/>
                    </a:stretch>
                  </pic:blipFill>
                  <pic:spPr>
                    <a:xfrm>
                      <a:off x="0" y="0"/>
                      <a:ext cx="6171046" cy="5799067"/>
                    </a:xfrm>
                    <a:prstGeom prst="rect">
                      <a:avLst/>
                    </a:prstGeom>
                  </pic:spPr>
                </pic:pic>
              </a:graphicData>
            </a:graphic>
          </wp:inline>
        </w:drawing>
      </w:r>
    </w:p>
    <w:p w:rsidR="000C2774" w:rsidRDefault="000C2774" w:rsidP="00A66C21">
      <w:pPr>
        <w:tabs>
          <w:tab w:val="left" w:pos="5490"/>
        </w:tabs>
        <w:spacing w:line="360" w:lineRule="auto"/>
        <w:rPr>
          <w:rFonts w:ascii="Times New Roman" w:hAnsi="Times New Roman"/>
          <w:b/>
          <w:bCs/>
          <w:sz w:val="32"/>
          <w:szCs w:val="28"/>
          <w:u w:val="single"/>
        </w:rPr>
      </w:pPr>
    </w:p>
    <w:p w:rsidR="000C2774" w:rsidRDefault="000C2774" w:rsidP="000C2774">
      <w:pPr>
        <w:spacing w:before="150" w:after="150" w:line="330" w:lineRule="atLeast"/>
        <w:jc w:val="both"/>
        <w:rPr>
          <w:rFonts w:ascii="Times New Roman" w:hAnsi="Times New Roman"/>
          <w:b/>
          <w:bCs/>
          <w:sz w:val="32"/>
          <w:szCs w:val="28"/>
          <w:u w:val="single"/>
        </w:rPr>
      </w:pPr>
    </w:p>
    <w:p w:rsidR="000C2774" w:rsidRDefault="000C2774" w:rsidP="000C2774">
      <w:pPr>
        <w:spacing w:before="150" w:after="150" w:line="330" w:lineRule="atLeast"/>
        <w:jc w:val="both"/>
        <w:rPr>
          <w:rFonts w:ascii="Times New Roman" w:hAnsi="Times New Roman"/>
          <w:b/>
          <w:bCs/>
          <w:sz w:val="32"/>
          <w:szCs w:val="28"/>
          <w:u w:val="single"/>
        </w:rPr>
      </w:pPr>
    </w:p>
    <w:p w:rsidR="000C2774" w:rsidRPr="000C2774" w:rsidRDefault="000C2774" w:rsidP="000C2774">
      <w:pPr>
        <w:spacing w:before="150" w:after="150" w:line="330" w:lineRule="atLeast"/>
        <w:jc w:val="both"/>
        <w:rPr>
          <w:rFonts w:ascii="Arial" w:eastAsia="Times New Roman" w:hAnsi="Arial" w:cs="Arial"/>
          <w:b/>
          <w:bCs/>
          <w:color w:val="333333"/>
          <w:sz w:val="27"/>
        </w:rPr>
      </w:pPr>
      <w:r w:rsidRPr="000C2774">
        <w:rPr>
          <w:rFonts w:ascii="Times New Roman" w:hAnsi="Times New Roman"/>
          <w:b/>
          <w:bCs/>
          <w:sz w:val="32"/>
          <w:szCs w:val="28"/>
        </w:rPr>
        <w:lastRenderedPageBreak/>
        <w:t xml:space="preserve">                                             </w:t>
      </w:r>
      <w:r>
        <w:rPr>
          <w:rFonts w:ascii="Times New Roman" w:hAnsi="Times New Roman"/>
          <w:b/>
          <w:bCs/>
          <w:sz w:val="32"/>
          <w:szCs w:val="28"/>
        </w:rPr>
        <w:t xml:space="preserve">  FLAG                                                     </w:t>
      </w:r>
    </w:p>
    <w:p w:rsidR="000C2774" w:rsidRDefault="000C2774" w:rsidP="000C2774">
      <w:pPr>
        <w:spacing w:before="150" w:after="150" w:line="330" w:lineRule="atLeast"/>
        <w:jc w:val="both"/>
        <w:rPr>
          <w:rFonts w:ascii="Times New Roman" w:hAnsi="Times New Roman"/>
          <w:b/>
          <w:bCs/>
          <w:sz w:val="32"/>
          <w:szCs w:val="28"/>
        </w:rPr>
      </w:pPr>
      <w:r>
        <w:rPr>
          <w:rFonts w:ascii="Times New Roman" w:hAnsi="Times New Roman"/>
          <w:b/>
          <w:bCs/>
          <w:sz w:val="32"/>
          <w:szCs w:val="28"/>
        </w:rPr>
        <w:t xml:space="preserve">                               </w:t>
      </w:r>
      <w:r w:rsidRPr="000C2774">
        <w:rPr>
          <w:rFonts w:ascii="Times New Roman" w:hAnsi="Times New Roman"/>
          <w:b/>
          <w:bCs/>
          <w:noProof/>
          <w:sz w:val="32"/>
          <w:szCs w:val="28"/>
        </w:rPr>
        <w:drawing>
          <wp:inline distT="0" distB="0" distL="0" distR="0">
            <wp:extent cx="2219325" cy="1552575"/>
            <wp:effectExtent l="57150" t="0" r="66675" b="85725"/>
            <wp:docPr id="87" name="Picture 3" descr="800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Flag_of_Japan.svg.png"/>
                    <pic:cNvPicPr/>
                  </pic:nvPicPr>
                  <pic:blipFill>
                    <a:blip r:embed="rId10"/>
                    <a:stretch>
                      <a:fillRect/>
                    </a:stretch>
                  </pic:blipFill>
                  <pic:spPr>
                    <a:xfrm>
                      <a:off x="0" y="0"/>
                      <a:ext cx="2219325" cy="1552575"/>
                    </a:xfrm>
                    <a:prstGeom prst="rect">
                      <a:avLst/>
                    </a:prstGeom>
                    <a:effectLst>
                      <a:outerShdw blurRad="50800" dist="50800" dir="5400000" algn="ctr" rotWithShape="0">
                        <a:schemeClr val="tx1"/>
                      </a:outerShdw>
                    </a:effectLst>
                  </pic:spPr>
                </pic:pic>
              </a:graphicData>
            </a:graphic>
          </wp:inline>
        </w:drawing>
      </w:r>
      <w:r>
        <w:rPr>
          <w:rFonts w:ascii="Times New Roman" w:hAnsi="Times New Roman"/>
          <w:b/>
          <w:bCs/>
          <w:sz w:val="32"/>
          <w:szCs w:val="28"/>
        </w:rPr>
        <w:t xml:space="preserve">                               </w:t>
      </w:r>
    </w:p>
    <w:p w:rsidR="000C2774" w:rsidRDefault="000C2774" w:rsidP="000C2774">
      <w:pPr>
        <w:spacing w:before="150" w:after="150" w:line="330" w:lineRule="atLeast"/>
        <w:jc w:val="both"/>
        <w:rPr>
          <w:rFonts w:ascii="Times New Roman" w:hAnsi="Times New Roman"/>
          <w:b/>
          <w:bCs/>
          <w:sz w:val="32"/>
          <w:szCs w:val="28"/>
        </w:rPr>
      </w:pPr>
    </w:p>
    <w:p w:rsidR="000C2774" w:rsidRDefault="000C2774" w:rsidP="000C2774">
      <w:pPr>
        <w:rPr>
          <w:rFonts w:ascii="Times New Roman" w:hAnsi="Times New Roman"/>
          <w:b/>
          <w:bCs/>
          <w:sz w:val="32"/>
          <w:szCs w:val="28"/>
        </w:rPr>
      </w:pPr>
      <w:r>
        <w:rPr>
          <w:rFonts w:ascii="Times New Roman" w:hAnsi="Times New Roman"/>
          <w:b/>
          <w:bCs/>
          <w:sz w:val="32"/>
          <w:szCs w:val="28"/>
        </w:rPr>
        <w:t xml:space="preserve">                              </w:t>
      </w:r>
      <w:r w:rsidRPr="00FF35F6">
        <w:rPr>
          <w:rFonts w:ascii="Times New Roman" w:hAnsi="Times New Roman"/>
          <w:b/>
          <w:bCs/>
          <w:sz w:val="32"/>
          <w:szCs w:val="28"/>
        </w:rPr>
        <w:t xml:space="preserve">IMPERIAL SEAL OF JAPAN  </w:t>
      </w:r>
    </w:p>
    <w:p w:rsidR="000C2774" w:rsidRDefault="000C2774" w:rsidP="000C2774">
      <w:pPr>
        <w:rPr>
          <w:rFonts w:ascii="Times New Roman" w:hAnsi="Times New Roman"/>
          <w:b/>
          <w:bCs/>
          <w:sz w:val="32"/>
          <w:szCs w:val="28"/>
        </w:rPr>
      </w:pPr>
    </w:p>
    <w:p w:rsidR="000C2774" w:rsidRDefault="000C2774" w:rsidP="000C2774">
      <w:pPr>
        <w:rPr>
          <w:rFonts w:ascii="Times New Roman" w:hAnsi="Times New Roman"/>
          <w:b/>
          <w:bCs/>
          <w:sz w:val="32"/>
          <w:szCs w:val="28"/>
        </w:rPr>
      </w:pPr>
      <w:r>
        <w:rPr>
          <w:rFonts w:ascii="Times New Roman" w:hAnsi="Times New Roman"/>
          <w:b/>
          <w:bCs/>
          <w:sz w:val="32"/>
          <w:szCs w:val="28"/>
        </w:rPr>
        <w:t xml:space="preserve">                                        </w:t>
      </w:r>
      <w:r w:rsidRPr="000C2774">
        <w:rPr>
          <w:rFonts w:ascii="Times New Roman" w:hAnsi="Times New Roman"/>
          <w:b/>
          <w:bCs/>
          <w:noProof/>
          <w:sz w:val="32"/>
          <w:szCs w:val="28"/>
        </w:rPr>
        <w:drawing>
          <wp:inline distT="0" distB="0" distL="0" distR="0">
            <wp:extent cx="1304925" cy="1638300"/>
            <wp:effectExtent l="19050" t="0" r="9525" b="0"/>
            <wp:docPr id="90" name="Picture 14" descr="600px-Imperial_Seal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Imperial_Seal_of_Japan.svg.png"/>
                    <pic:cNvPicPr/>
                  </pic:nvPicPr>
                  <pic:blipFill>
                    <a:blip r:embed="rId11" cstate="print"/>
                    <a:stretch>
                      <a:fillRect/>
                    </a:stretch>
                  </pic:blipFill>
                  <pic:spPr>
                    <a:xfrm>
                      <a:off x="0" y="0"/>
                      <a:ext cx="1304925" cy="1638300"/>
                    </a:xfrm>
                    <a:prstGeom prst="rect">
                      <a:avLst/>
                    </a:prstGeom>
                  </pic:spPr>
                </pic:pic>
              </a:graphicData>
            </a:graphic>
          </wp:inline>
        </w:drawing>
      </w:r>
    </w:p>
    <w:p w:rsidR="000C2774" w:rsidRDefault="000C2774" w:rsidP="000C2774">
      <w:pPr>
        <w:rPr>
          <w:rFonts w:ascii="Times New Roman" w:hAnsi="Times New Roman"/>
          <w:b/>
          <w:bCs/>
          <w:sz w:val="32"/>
          <w:szCs w:val="28"/>
        </w:rPr>
      </w:pPr>
    </w:p>
    <w:p w:rsidR="000C2774" w:rsidRDefault="000C2774" w:rsidP="000C2774">
      <w:pPr>
        <w:rPr>
          <w:rFonts w:ascii="Times New Roman" w:hAnsi="Times New Roman"/>
          <w:b/>
          <w:bCs/>
          <w:sz w:val="28"/>
          <w:u w:val="single"/>
        </w:rPr>
      </w:pPr>
      <w:r>
        <w:rPr>
          <w:rFonts w:ascii="Times New Roman" w:hAnsi="Times New Roman"/>
          <w:b/>
          <w:bCs/>
          <w:sz w:val="32"/>
          <w:szCs w:val="28"/>
        </w:rPr>
        <w:t xml:space="preserve">                    </w:t>
      </w:r>
      <w:r w:rsidRPr="00FF35F6">
        <w:rPr>
          <w:rFonts w:ascii="Times New Roman" w:hAnsi="Times New Roman"/>
          <w:b/>
          <w:bCs/>
          <w:sz w:val="32"/>
          <w:szCs w:val="28"/>
        </w:rPr>
        <w:t>GOVERNMENT SEAL OF JAPAN</w:t>
      </w:r>
    </w:p>
    <w:p w:rsidR="000C2774" w:rsidRDefault="000C2774" w:rsidP="000C2774">
      <w:pPr>
        <w:spacing w:before="150" w:after="150" w:line="330" w:lineRule="atLeast"/>
        <w:jc w:val="both"/>
        <w:rPr>
          <w:rFonts w:ascii="Times New Roman" w:hAnsi="Times New Roman"/>
          <w:b/>
          <w:bCs/>
          <w:sz w:val="32"/>
          <w:szCs w:val="28"/>
        </w:rPr>
      </w:pPr>
      <w:r>
        <w:rPr>
          <w:rFonts w:ascii="Times New Roman" w:hAnsi="Times New Roman"/>
          <w:b/>
          <w:bCs/>
          <w:sz w:val="32"/>
          <w:szCs w:val="28"/>
        </w:rPr>
        <w:t xml:space="preserve">  </w:t>
      </w:r>
    </w:p>
    <w:p w:rsidR="00382F6D" w:rsidRDefault="000C2774" w:rsidP="00382F6D">
      <w:pPr>
        <w:spacing w:before="150" w:after="150" w:line="330" w:lineRule="atLeast"/>
        <w:jc w:val="both"/>
        <w:rPr>
          <w:rFonts w:ascii="Times New Roman" w:hAnsi="Times New Roman"/>
          <w:b/>
          <w:bCs/>
          <w:sz w:val="32"/>
          <w:szCs w:val="28"/>
        </w:rPr>
      </w:pPr>
      <w:r>
        <w:rPr>
          <w:rFonts w:ascii="Times New Roman" w:hAnsi="Times New Roman"/>
          <w:b/>
          <w:bCs/>
          <w:sz w:val="32"/>
          <w:szCs w:val="28"/>
        </w:rPr>
        <w:t xml:space="preserve">                               </w:t>
      </w:r>
      <w:r w:rsidRPr="000C2774">
        <w:rPr>
          <w:rFonts w:ascii="Times New Roman" w:hAnsi="Times New Roman"/>
          <w:b/>
          <w:bCs/>
          <w:noProof/>
          <w:sz w:val="32"/>
          <w:szCs w:val="28"/>
        </w:rPr>
        <w:drawing>
          <wp:inline distT="0" distB="0" distL="0" distR="0">
            <wp:extent cx="2105025" cy="1905000"/>
            <wp:effectExtent l="19050" t="0" r="9525" b="0"/>
            <wp:docPr id="89" name="Picture 32" descr="518334874v0_480x480_Front_Color-SkyBlue_padToSquare-t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334874v0_480x480_Front_Color-SkyBlue_padToSquare-true.jpg"/>
                    <pic:cNvPicPr/>
                  </pic:nvPicPr>
                  <pic:blipFill>
                    <a:blip r:embed="rId12"/>
                    <a:stretch>
                      <a:fillRect/>
                    </a:stretch>
                  </pic:blipFill>
                  <pic:spPr>
                    <a:xfrm>
                      <a:off x="0" y="0"/>
                      <a:ext cx="2105025" cy="1905000"/>
                    </a:xfrm>
                    <a:prstGeom prst="rect">
                      <a:avLst/>
                    </a:prstGeom>
                  </pic:spPr>
                </pic:pic>
              </a:graphicData>
            </a:graphic>
          </wp:inline>
        </w:drawing>
      </w:r>
    </w:p>
    <w:p w:rsidR="00382F6D" w:rsidRPr="0043349A" w:rsidRDefault="00382F6D" w:rsidP="00382F6D">
      <w:pPr>
        <w:spacing w:before="150" w:after="150" w:line="330" w:lineRule="atLeast"/>
        <w:jc w:val="both"/>
        <w:rPr>
          <w:rFonts w:ascii="Times New Roman" w:hAnsi="Times New Roman"/>
          <w:b/>
          <w:bCs/>
          <w:sz w:val="32"/>
          <w:szCs w:val="28"/>
        </w:rPr>
      </w:pPr>
      <w:r>
        <w:rPr>
          <w:rFonts w:ascii="Times New Roman" w:hAnsi="Times New Roman"/>
          <w:b/>
          <w:bCs/>
          <w:sz w:val="32"/>
          <w:szCs w:val="28"/>
        </w:rPr>
        <w:lastRenderedPageBreak/>
        <w:t xml:space="preserve">                                                    </w:t>
      </w:r>
      <w:r w:rsidRPr="00A66C21">
        <w:rPr>
          <w:rFonts w:ascii="Times New Roman" w:hAnsi="Times New Roman"/>
          <w:b/>
          <w:bCs/>
          <w:sz w:val="32"/>
          <w:szCs w:val="28"/>
          <w:u w:val="single"/>
        </w:rPr>
        <w:t>FACTS</w:t>
      </w:r>
    </w:p>
    <w:p w:rsidR="00382F6D" w:rsidRPr="000D14A3" w:rsidRDefault="00382F6D" w:rsidP="00382F6D">
      <w:pPr>
        <w:pStyle w:val="ListParagraph"/>
        <w:tabs>
          <w:tab w:val="left" w:pos="5490"/>
        </w:tabs>
        <w:spacing w:line="240" w:lineRule="auto"/>
        <w:ind w:left="1440"/>
        <w:rPr>
          <w:rFonts w:ascii="Times New Roman" w:hAnsi="Times New Roman"/>
          <w:sz w:val="32"/>
          <w:szCs w:val="28"/>
        </w:rPr>
      </w:pPr>
    </w:p>
    <w:p w:rsidR="00382F6D" w:rsidRPr="000D14A3" w:rsidRDefault="00382F6D" w:rsidP="00382F6D">
      <w:pPr>
        <w:tabs>
          <w:tab w:val="left" w:pos="5490"/>
        </w:tabs>
        <w:spacing w:line="240" w:lineRule="auto"/>
        <w:rPr>
          <w:rFonts w:ascii="Times New Roman" w:hAnsi="Times New Roman"/>
          <w:sz w:val="32"/>
          <w:szCs w:val="28"/>
        </w:rPr>
      </w:pPr>
      <w:r w:rsidRPr="000D14A3">
        <w:rPr>
          <w:rFonts w:ascii="Times New Roman" w:eastAsia="Times New Roman" w:hAnsi="Times New Roman" w:cs="Arial"/>
          <w:b/>
          <w:bCs/>
          <w:color w:val="333333"/>
          <w:sz w:val="27"/>
        </w:rPr>
        <w:t>Area</w:t>
      </w:r>
      <w:r w:rsidRPr="000D14A3">
        <w:rPr>
          <w:rFonts w:ascii="Times New Roman" w:eastAsia="Times New Roman" w:hAnsi="Times New Roman" w:cs="Arial"/>
          <w:color w:val="333333"/>
          <w:sz w:val="27"/>
        </w:rPr>
        <w:t xml:space="preserve">    </w:t>
      </w:r>
      <w:r w:rsidRPr="000D14A3">
        <w:rPr>
          <w:rFonts w:ascii="Arial" w:eastAsia="Times New Roman" w:hAnsi="Arial" w:cs="Arial"/>
          <w:color w:val="333333"/>
          <w:sz w:val="27"/>
        </w:rPr>
        <w:t xml:space="preserve">                  </w:t>
      </w:r>
      <w:r w:rsidRPr="000D14A3">
        <w:rPr>
          <w:rFonts w:ascii="Arial" w:eastAsia="Times New Roman" w:hAnsi="Arial" w:cs="Arial"/>
          <w:b/>
          <w:color w:val="333333"/>
          <w:sz w:val="27"/>
        </w:rPr>
        <w:t xml:space="preserve"> :</w:t>
      </w:r>
      <w:r w:rsidRPr="000D14A3">
        <w:rPr>
          <w:rFonts w:ascii="Arial" w:eastAsia="Times New Roman" w:hAnsi="Arial" w:cs="Arial"/>
          <w:color w:val="333333"/>
          <w:sz w:val="27"/>
        </w:rPr>
        <w:t xml:space="preserve">       </w:t>
      </w:r>
      <w:r w:rsidRPr="000D14A3">
        <w:rPr>
          <w:rFonts w:ascii="Arial" w:eastAsia="Times New Roman" w:hAnsi="Arial" w:cs="Arial"/>
          <w:color w:val="333333"/>
          <w:sz w:val="27"/>
          <w:szCs w:val="27"/>
        </w:rPr>
        <w:t xml:space="preserve">377,944 </w:t>
      </w:r>
      <w:r w:rsidRPr="000D14A3">
        <w:rPr>
          <w:rFonts w:ascii="Times New Roman" w:eastAsia="Times New Roman" w:hAnsi="Times New Roman" w:cs="Arial"/>
          <w:sz w:val="24"/>
          <w:szCs w:val="27"/>
        </w:rPr>
        <w:t>square km</w:t>
      </w:r>
      <w:r w:rsidRPr="000D14A3">
        <w:rPr>
          <w:rFonts w:ascii="Arial" w:eastAsia="Times New Roman" w:hAnsi="Arial" w:cs="Arial"/>
          <w:color w:val="333333"/>
          <w:sz w:val="27"/>
          <w:szCs w:val="27"/>
        </w:rPr>
        <w:t xml:space="preserve">  (142,771 </w:t>
      </w:r>
      <w:r w:rsidRPr="000D14A3">
        <w:rPr>
          <w:rFonts w:ascii="Times New Roman" w:eastAsia="Times New Roman" w:hAnsi="Times New Roman" w:cs="Arial"/>
          <w:color w:val="333333"/>
          <w:sz w:val="24"/>
          <w:szCs w:val="27"/>
        </w:rPr>
        <w:t>square miles</w:t>
      </w:r>
      <w:r w:rsidRPr="000D14A3">
        <w:rPr>
          <w:rFonts w:ascii="Arial" w:eastAsia="Times New Roman" w:hAnsi="Arial" w:cs="Arial"/>
          <w:color w:val="333333"/>
          <w:sz w:val="27"/>
          <w:szCs w:val="27"/>
        </w:rPr>
        <w:t>)</w:t>
      </w:r>
      <w:r w:rsidRPr="000D14A3">
        <w:rPr>
          <w:rFonts w:ascii="Arial" w:eastAsia="Times New Roman" w:hAnsi="Arial" w:cs="Arial"/>
          <w:color w:val="333333"/>
          <w:sz w:val="27"/>
          <w:szCs w:val="27"/>
        </w:rPr>
        <w:br/>
      </w:r>
      <w:r w:rsidRPr="000D14A3">
        <w:rPr>
          <w:rFonts w:ascii="Times New Roman" w:hAnsi="Times New Roman"/>
          <w:sz w:val="32"/>
          <w:szCs w:val="28"/>
        </w:rPr>
        <w:t xml:space="preserve">        </w:t>
      </w:r>
    </w:p>
    <w:p w:rsidR="00382F6D" w:rsidRPr="000D14A3" w:rsidRDefault="00382F6D" w:rsidP="00382F6D">
      <w:pPr>
        <w:tabs>
          <w:tab w:val="left" w:pos="5490"/>
        </w:tabs>
        <w:spacing w:line="240" w:lineRule="auto"/>
        <w:rPr>
          <w:rFonts w:ascii="Times New Roman" w:hAnsi="Times New Roman"/>
          <w:sz w:val="32"/>
          <w:szCs w:val="28"/>
        </w:rPr>
      </w:pPr>
      <w:r w:rsidRPr="000D14A3">
        <w:rPr>
          <w:rFonts w:ascii="Times New Roman" w:eastAsia="Times New Roman" w:hAnsi="Times New Roman" w:cs="Arial"/>
          <w:b/>
          <w:bCs/>
          <w:color w:val="333333"/>
          <w:sz w:val="27"/>
        </w:rPr>
        <w:t xml:space="preserve">Population </w:t>
      </w:r>
      <w:r w:rsidRPr="000D14A3">
        <w:rPr>
          <w:rFonts w:ascii="Arial" w:eastAsia="Times New Roman" w:hAnsi="Arial" w:cs="Arial"/>
          <w:b/>
          <w:bCs/>
          <w:color w:val="333333"/>
          <w:sz w:val="27"/>
        </w:rPr>
        <w:t xml:space="preserve">            :</w:t>
      </w:r>
      <w:r w:rsidRPr="000D14A3">
        <w:rPr>
          <w:rFonts w:ascii="Arial" w:eastAsia="Times New Roman" w:hAnsi="Arial" w:cs="Arial"/>
          <w:color w:val="333333"/>
          <w:sz w:val="27"/>
        </w:rPr>
        <w:t xml:space="preserve">       </w:t>
      </w:r>
      <w:r w:rsidRPr="000D14A3">
        <w:rPr>
          <w:rFonts w:ascii="Arial" w:eastAsia="Times New Roman" w:hAnsi="Arial" w:cs="Arial"/>
          <w:color w:val="333333"/>
          <w:sz w:val="27"/>
          <w:szCs w:val="27"/>
        </w:rPr>
        <w:t>127,960,000</w:t>
      </w:r>
      <w:r w:rsidRPr="000D14A3">
        <w:rPr>
          <w:rFonts w:ascii="Arial" w:eastAsia="Times New Roman" w:hAnsi="Arial" w:cs="Arial"/>
          <w:b/>
          <w:bCs/>
          <w:color w:val="333333"/>
          <w:sz w:val="27"/>
        </w:rPr>
        <w:t xml:space="preserve"> </w:t>
      </w:r>
    </w:p>
    <w:p w:rsidR="00382F6D" w:rsidRDefault="00382F6D" w:rsidP="00382F6D">
      <w:pPr>
        <w:pStyle w:val="ListParagraph"/>
        <w:spacing w:before="150" w:after="150" w:line="240" w:lineRule="auto"/>
        <w:rPr>
          <w:rFonts w:ascii="Arial" w:eastAsia="Times New Roman" w:hAnsi="Arial" w:cs="Arial"/>
          <w:b/>
          <w:bCs/>
          <w:color w:val="000000"/>
          <w:sz w:val="27"/>
          <w:szCs w:val="18"/>
        </w:rPr>
      </w:pPr>
    </w:p>
    <w:p w:rsidR="00382F6D" w:rsidRDefault="00382F6D" w:rsidP="00382F6D">
      <w:pPr>
        <w:spacing w:before="150" w:after="150" w:line="240" w:lineRule="auto"/>
        <w:rPr>
          <w:rFonts w:ascii="Arial" w:eastAsia="Times New Roman" w:hAnsi="Arial" w:cs="Arial"/>
          <w:color w:val="000000"/>
          <w:sz w:val="27"/>
          <w:szCs w:val="18"/>
        </w:rPr>
      </w:pPr>
      <w:r w:rsidRPr="000D14A3">
        <w:rPr>
          <w:rFonts w:ascii="Times New Roman" w:eastAsia="Times New Roman" w:hAnsi="Times New Roman" w:cs="Arial"/>
          <w:b/>
          <w:bCs/>
          <w:color w:val="000000"/>
          <w:sz w:val="27"/>
          <w:szCs w:val="18"/>
        </w:rPr>
        <w:t>Emperor</w:t>
      </w:r>
      <w:r w:rsidRPr="000D14A3">
        <w:rPr>
          <w:rFonts w:ascii="Times New Roman" w:eastAsia="Times New Roman" w:hAnsi="Times New Roman" w:cs="Arial"/>
          <w:b/>
          <w:color w:val="000000"/>
          <w:sz w:val="27"/>
        </w:rPr>
        <w:t> </w:t>
      </w:r>
      <w:r w:rsidRPr="000D14A3">
        <w:rPr>
          <w:rFonts w:ascii="Times New Roman" w:eastAsia="Times New Roman" w:hAnsi="Times New Roman" w:cs="Arial"/>
          <w:b/>
          <w:color w:val="000000"/>
          <w:sz w:val="27"/>
          <w:szCs w:val="18"/>
        </w:rPr>
        <w:t xml:space="preserve"> </w:t>
      </w:r>
      <w:r w:rsidRPr="000D14A3">
        <w:rPr>
          <w:rFonts w:ascii="Times New Roman" w:eastAsia="Times New Roman" w:hAnsi="Times New Roman" w:cs="Arial"/>
          <w:color w:val="000000"/>
          <w:sz w:val="27"/>
          <w:szCs w:val="18"/>
        </w:rPr>
        <w:t xml:space="preserve"> </w:t>
      </w:r>
      <w:r w:rsidRPr="000D14A3">
        <w:rPr>
          <w:rFonts w:ascii="Arial" w:eastAsia="Times New Roman" w:hAnsi="Arial" w:cs="Arial"/>
          <w:color w:val="000000"/>
          <w:sz w:val="27"/>
          <w:szCs w:val="18"/>
        </w:rPr>
        <w:t xml:space="preserve">             </w:t>
      </w:r>
      <w:r w:rsidRPr="000D14A3">
        <w:rPr>
          <w:rFonts w:ascii="Arial" w:eastAsia="Times New Roman" w:hAnsi="Arial" w:cs="Arial"/>
          <w:b/>
          <w:color w:val="000000"/>
          <w:sz w:val="27"/>
          <w:szCs w:val="18"/>
        </w:rPr>
        <w:t xml:space="preserve">: </w:t>
      </w:r>
      <w:r w:rsidRPr="000D14A3">
        <w:rPr>
          <w:rFonts w:ascii="Arial" w:eastAsia="Times New Roman" w:hAnsi="Arial" w:cs="Arial"/>
          <w:color w:val="000000"/>
          <w:sz w:val="27"/>
          <w:szCs w:val="18"/>
        </w:rPr>
        <w:t xml:space="preserve">      </w:t>
      </w:r>
      <w:r w:rsidRPr="000D14A3">
        <w:rPr>
          <w:rFonts w:ascii="Times New Roman" w:eastAsia="Times New Roman" w:hAnsi="Times New Roman" w:cs="Arial"/>
          <w:color w:val="000000"/>
          <w:sz w:val="27"/>
          <w:szCs w:val="18"/>
        </w:rPr>
        <w:t xml:space="preserve">AHKHITO </w:t>
      </w:r>
      <w:r w:rsidRPr="000D14A3">
        <w:rPr>
          <w:rFonts w:ascii="Arial" w:eastAsia="Times New Roman" w:hAnsi="Arial" w:cs="Arial"/>
          <w:color w:val="000000"/>
          <w:sz w:val="27"/>
          <w:szCs w:val="18"/>
        </w:rPr>
        <w:t xml:space="preserve">         </w:t>
      </w:r>
      <w:r>
        <w:rPr>
          <w:rFonts w:ascii="Arial" w:eastAsia="Times New Roman" w:hAnsi="Arial" w:cs="Arial"/>
          <w:color w:val="000000"/>
          <w:sz w:val="27"/>
          <w:szCs w:val="18"/>
        </w:rPr>
        <w:t xml:space="preserve">       </w:t>
      </w:r>
      <w:r w:rsidRPr="000D14A3">
        <w:rPr>
          <w:rFonts w:ascii="Arial" w:eastAsia="Times New Roman" w:hAnsi="Arial" w:cs="Arial"/>
          <w:color w:val="000000"/>
          <w:sz w:val="27"/>
          <w:szCs w:val="18"/>
        </w:rPr>
        <w:t xml:space="preserve"> </w:t>
      </w:r>
    </w:p>
    <w:p w:rsidR="00382F6D" w:rsidRDefault="00382F6D" w:rsidP="00382F6D">
      <w:pPr>
        <w:spacing w:before="150" w:after="150" w:line="240" w:lineRule="auto"/>
        <w:rPr>
          <w:rFonts w:ascii="Arial" w:eastAsia="Times New Roman" w:hAnsi="Arial" w:cs="Arial"/>
          <w:color w:val="000000"/>
          <w:sz w:val="27"/>
          <w:szCs w:val="18"/>
        </w:rPr>
      </w:pPr>
      <w:r>
        <w:rPr>
          <w:rFonts w:ascii="Arial" w:eastAsia="Times New Roman" w:hAnsi="Arial" w:cs="Arial"/>
          <w:color w:val="000000"/>
          <w:sz w:val="27"/>
          <w:szCs w:val="18"/>
        </w:rPr>
        <w:t xml:space="preserve">                                   </w:t>
      </w:r>
      <w:r w:rsidRPr="00204A82">
        <w:rPr>
          <w:rFonts w:eastAsia="Times New Roman"/>
          <w:noProof/>
        </w:rPr>
        <w:drawing>
          <wp:inline distT="0" distB="0" distL="0" distR="0">
            <wp:extent cx="1304925" cy="933450"/>
            <wp:effectExtent l="19050" t="0" r="9525" b="0"/>
            <wp:docPr id="2" name="Picture 1" descr="Emperor-Akih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eror-Akihito.jpg"/>
                    <pic:cNvPicPr/>
                  </pic:nvPicPr>
                  <pic:blipFill>
                    <a:blip r:embed="rId13" cstate="print"/>
                    <a:stretch>
                      <a:fillRect/>
                    </a:stretch>
                  </pic:blipFill>
                  <pic:spPr>
                    <a:xfrm>
                      <a:off x="0" y="0"/>
                      <a:ext cx="1304925" cy="933450"/>
                    </a:xfrm>
                    <a:prstGeom prst="rect">
                      <a:avLst/>
                    </a:prstGeom>
                  </pic:spPr>
                </pic:pic>
              </a:graphicData>
            </a:graphic>
          </wp:inline>
        </w:drawing>
      </w:r>
    </w:p>
    <w:p w:rsidR="00382F6D" w:rsidRPr="000D14A3" w:rsidRDefault="00382F6D" w:rsidP="00382F6D">
      <w:pPr>
        <w:spacing w:before="150" w:after="150" w:line="240" w:lineRule="auto"/>
        <w:rPr>
          <w:rFonts w:ascii="Arial" w:eastAsia="Times New Roman" w:hAnsi="Arial" w:cs="Arial"/>
          <w:color w:val="000000"/>
          <w:sz w:val="27"/>
          <w:szCs w:val="18"/>
        </w:rPr>
      </w:pPr>
      <w:r w:rsidRPr="000D14A3">
        <w:rPr>
          <w:rFonts w:ascii="Times New Roman" w:eastAsia="Times New Roman" w:hAnsi="Times New Roman" w:cs="Arial"/>
          <w:b/>
          <w:bCs/>
          <w:color w:val="000000"/>
          <w:sz w:val="27"/>
          <w:szCs w:val="18"/>
        </w:rPr>
        <w:t>Prime Minister</w:t>
      </w:r>
      <w:r w:rsidRPr="000D14A3">
        <w:rPr>
          <w:rFonts w:ascii="Arial" w:eastAsia="Times New Roman" w:hAnsi="Arial" w:cs="Arial"/>
          <w:color w:val="000000"/>
          <w:sz w:val="27"/>
        </w:rPr>
        <w:t> </w:t>
      </w:r>
      <w:r w:rsidRPr="000D14A3">
        <w:rPr>
          <w:rFonts w:ascii="Arial" w:eastAsia="Times New Roman" w:hAnsi="Arial" w:cs="Arial"/>
          <w:color w:val="000000"/>
          <w:sz w:val="27"/>
          <w:szCs w:val="18"/>
        </w:rPr>
        <w:t xml:space="preserve">     </w:t>
      </w:r>
      <w:r w:rsidRPr="000D14A3">
        <w:rPr>
          <w:rFonts w:ascii="Times New Roman" w:eastAsia="Times New Roman" w:hAnsi="Times New Roman" w:cs="Arial"/>
          <w:b/>
          <w:color w:val="000000"/>
          <w:sz w:val="27"/>
          <w:szCs w:val="18"/>
        </w:rPr>
        <w:t>:</w:t>
      </w:r>
      <w:r w:rsidRPr="000D14A3">
        <w:rPr>
          <w:rFonts w:ascii="Times New Roman" w:eastAsia="Times New Roman" w:hAnsi="Times New Roman" w:cs="Arial"/>
          <w:color w:val="000000"/>
          <w:sz w:val="27"/>
          <w:szCs w:val="18"/>
        </w:rPr>
        <w:t xml:space="preserve">       YOSHIHIKO NODA</w:t>
      </w:r>
    </w:p>
    <w:p w:rsidR="00382F6D" w:rsidRPr="00382F6D" w:rsidRDefault="00382F6D" w:rsidP="00382F6D">
      <w:pPr>
        <w:spacing w:before="150" w:after="150" w:line="330" w:lineRule="atLeast"/>
        <w:rPr>
          <w:rFonts w:ascii="Arial" w:eastAsia="Times New Roman" w:hAnsi="Arial" w:cs="Arial"/>
          <w:b/>
          <w:bCs/>
          <w:color w:val="333333"/>
          <w:sz w:val="27"/>
        </w:rPr>
      </w:pPr>
      <w:r>
        <w:rPr>
          <w:rFonts w:ascii="Arial" w:eastAsia="Times New Roman" w:hAnsi="Arial" w:cs="Arial"/>
          <w:b/>
          <w:bCs/>
          <w:color w:val="333333"/>
          <w:sz w:val="27"/>
        </w:rPr>
        <w:t xml:space="preserve">                                    </w:t>
      </w:r>
      <w:r>
        <w:rPr>
          <w:rFonts w:eastAsia="Times New Roman"/>
          <w:noProof/>
        </w:rPr>
        <w:drawing>
          <wp:inline distT="0" distB="0" distL="0" distR="0">
            <wp:extent cx="1257300" cy="1047750"/>
            <wp:effectExtent l="19050" t="0" r="0" b="0"/>
            <wp:docPr id="3" name="Picture 8" descr="Img318338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8338862.jpg"/>
                    <pic:cNvPicPr/>
                  </pic:nvPicPr>
                  <pic:blipFill>
                    <a:blip r:embed="rId14" cstate="print"/>
                    <a:stretch>
                      <a:fillRect/>
                    </a:stretch>
                  </pic:blipFill>
                  <pic:spPr>
                    <a:xfrm>
                      <a:off x="0" y="0"/>
                      <a:ext cx="1257300" cy="1047750"/>
                    </a:xfrm>
                    <a:prstGeom prst="rect">
                      <a:avLst/>
                    </a:prstGeom>
                  </pic:spPr>
                </pic:pic>
              </a:graphicData>
            </a:graphic>
          </wp:inline>
        </w:drawing>
      </w:r>
      <w:r w:rsidRPr="00382F6D">
        <w:rPr>
          <w:rFonts w:ascii="Arial" w:eastAsia="Times New Roman" w:hAnsi="Arial" w:cs="Arial"/>
          <w:color w:val="000000"/>
          <w:sz w:val="27"/>
          <w:szCs w:val="18"/>
        </w:rPr>
        <w:br/>
      </w:r>
    </w:p>
    <w:p w:rsidR="00382F6D" w:rsidRPr="0043349A" w:rsidRDefault="00382F6D" w:rsidP="00382F6D">
      <w:pPr>
        <w:pStyle w:val="Heading1"/>
        <w:spacing w:before="150" w:after="150" w:line="240" w:lineRule="auto"/>
        <w:rPr>
          <w:rFonts w:ascii="Times New Roman" w:eastAsia="Times New Roman" w:hAnsi="Times New Roman" w:cs="Tahoma"/>
          <w:b w:val="0"/>
          <w:color w:val="000000"/>
          <w:sz w:val="27"/>
          <w:szCs w:val="27"/>
        </w:rPr>
      </w:pPr>
      <w:r w:rsidRPr="000D14A3">
        <w:rPr>
          <w:rFonts w:ascii="Times New Roman" w:eastAsia="Times New Roman" w:hAnsi="Times New Roman" w:cs="Arial"/>
          <w:color w:val="333333"/>
          <w:sz w:val="27"/>
        </w:rPr>
        <w:t>Capital City</w:t>
      </w:r>
      <w:r w:rsidRPr="000D14A3">
        <w:rPr>
          <w:rFonts w:ascii="Arial" w:eastAsia="Times New Roman" w:hAnsi="Arial" w:cs="Arial"/>
          <w:color w:val="333333"/>
          <w:sz w:val="27"/>
        </w:rPr>
        <w:t xml:space="preserve">            :      </w:t>
      </w:r>
      <w:r w:rsidRPr="000D14A3">
        <w:rPr>
          <w:rFonts w:ascii="Times New Roman" w:eastAsia="Times New Roman" w:hAnsi="Times New Roman" w:cs="Arial"/>
          <w:color w:val="333333"/>
          <w:sz w:val="27"/>
          <w:szCs w:val="27"/>
        </w:rPr>
        <w:t>TOKYO</w:t>
      </w:r>
      <w:r>
        <w:rPr>
          <w:rFonts w:ascii="Times New Roman" w:eastAsia="Times New Roman" w:hAnsi="Times New Roman" w:cs="Arial"/>
          <w:color w:val="333333"/>
          <w:sz w:val="27"/>
          <w:szCs w:val="27"/>
        </w:rPr>
        <w:t xml:space="preserve">  </w:t>
      </w:r>
      <w:r>
        <w:rPr>
          <w:rFonts w:ascii="Times New Roman" w:hAnsi="Times New Roman" w:cs="Arial"/>
          <w:color w:val="000000"/>
          <w:sz w:val="21"/>
          <w:szCs w:val="21"/>
        </w:rPr>
        <w:t xml:space="preserve"> </w:t>
      </w:r>
    </w:p>
    <w:p w:rsidR="00382F6D" w:rsidRDefault="00382F6D" w:rsidP="00382F6D">
      <w:pPr>
        <w:spacing w:before="150" w:after="150" w:line="330" w:lineRule="atLeast"/>
        <w:rPr>
          <w:rFonts w:ascii="Arial" w:eastAsia="Times New Roman" w:hAnsi="Arial" w:cs="Arial"/>
          <w:color w:val="333333"/>
          <w:sz w:val="27"/>
          <w:szCs w:val="27"/>
        </w:rPr>
      </w:pPr>
    </w:p>
    <w:p w:rsidR="00382F6D" w:rsidRDefault="00382F6D" w:rsidP="00382F6D">
      <w:pPr>
        <w:spacing w:before="150" w:after="150" w:line="240" w:lineRule="auto"/>
        <w:rPr>
          <w:rFonts w:ascii="Times New Roman" w:eastAsia="Times New Roman" w:hAnsi="Times New Roman" w:cs="Arial"/>
          <w:color w:val="333333"/>
          <w:sz w:val="27"/>
          <w:szCs w:val="27"/>
        </w:rPr>
      </w:pPr>
      <w:r w:rsidRPr="00382F6D">
        <w:rPr>
          <w:rFonts w:ascii="Times New Roman" w:eastAsia="Times New Roman" w:hAnsi="Times New Roman" w:cs="Arial"/>
          <w:b/>
          <w:bCs/>
          <w:color w:val="333333"/>
          <w:sz w:val="27"/>
        </w:rPr>
        <w:t>Currency                  :</w:t>
      </w:r>
      <w:r w:rsidRPr="00382F6D">
        <w:rPr>
          <w:rFonts w:ascii="Times New Roman" w:eastAsia="Times New Roman" w:hAnsi="Times New Roman" w:cs="Arial"/>
          <w:color w:val="333333"/>
          <w:sz w:val="27"/>
          <w:szCs w:val="27"/>
        </w:rPr>
        <w:t xml:space="preserve">       YEN   </w:t>
      </w:r>
      <w:r>
        <w:rPr>
          <w:rFonts w:ascii="Times New Roman" w:eastAsia="Times New Roman" w:hAnsi="Times New Roman" w:cs="Arial"/>
          <w:color w:val="333333"/>
          <w:sz w:val="27"/>
          <w:szCs w:val="27"/>
        </w:rPr>
        <w:t xml:space="preserve">                  </w:t>
      </w:r>
      <w:r w:rsidRPr="00382F6D">
        <w:rPr>
          <w:rFonts w:ascii="Times New Roman" w:eastAsia="Times New Roman" w:hAnsi="Times New Roman" w:cs="Arial"/>
          <w:color w:val="333333"/>
          <w:sz w:val="27"/>
          <w:szCs w:val="27"/>
        </w:rPr>
        <w:t xml:space="preserve"> </w:t>
      </w:r>
    </w:p>
    <w:p w:rsidR="00382F6D" w:rsidRPr="0043349A" w:rsidRDefault="00382F6D" w:rsidP="00382F6D">
      <w:pPr>
        <w:pStyle w:val="Heading1"/>
        <w:spacing w:before="150" w:after="150" w:line="240" w:lineRule="auto"/>
        <w:rPr>
          <w:rFonts w:ascii="Times New Roman" w:eastAsia="Times New Roman" w:hAnsi="Times New Roman" w:cs="Arial"/>
          <w:color w:val="000000"/>
          <w:sz w:val="27"/>
          <w:szCs w:val="27"/>
        </w:rPr>
      </w:pPr>
      <w:r>
        <w:rPr>
          <w:rFonts w:ascii="Times New Roman" w:eastAsia="Times New Roman" w:hAnsi="Times New Roman" w:cs="Arial"/>
          <w:color w:val="333333"/>
          <w:sz w:val="27"/>
          <w:szCs w:val="27"/>
        </w:rPr>
        <w:t xml:space="preserve"> </w:t>
      </w:r>
      <w:r w:rsidRPr="00382F6D">
        <w:rPr>
          <w:rFonts w:ascii="Times New Roman" w:eastAsia="Times New Roman" w:hAnsi="Times New Roman" w:cs="Arial"/>
          <w:color w:val="333333"/>
          <w:sz w:val="27"/>
          <w:szCs w:val="27"/>
        </w:rPr>
        <w:drawing>
          <wp:inline distT="0" distB="0" distL="0" distR="0">
            <wp:extent cx="895350" cy="866775"/>
            <wp:effectExtent l="19050" t="0" r="0" b="0"/>
            <wp:docPr id="6" name="Picture 10" descr="stock-photo-11559132-japanese-yen-currency-symbol-over-red-map-of-j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11559132-japanese-yen-currency-symbol-over-red-map-of-japan.jpg"/>
                    <pic:cNvPicPr/>
                  </pic:nvPicPr>
                  <pic:blipFill>
                    <a:blip r:embed="rId15" cstate="print"/>
                    <a:stretch>
                      <a:fillRect/>
                    </a:stretch>
                  </pic:blipFill>
                  <pic:spPr>
                    <a:xfrm>
                      <a:off x="0" y="0"/>
                      <a:ext cx="897738" cy="869087"/>
                    </a:xfrm>
                    <a:prstGeom prst="rect">
                      <a:avLst/>
                    </a:prstGeom>
                  </pic:spPr>
                </pic:pic>
              </a:graphicData>
            </a:graphic>
          </wp:inline>
        </w:drawing>
      </w:r>
      <w:r>
        <w:rPr>
          <w:rStyle w:val="apple-style-span"/>
          <w:rFonts w:ascii="Arial" w:hAnsi="Arial" w:cs="Arial"/>
          <w:bCs w:val="0"/>
          <w:color w:val="000000"/>
          <w:sz w:val="27"/>
          <w:szCs w:val="20"/>
        </w:rPr>
        <w:t xml:space="preserve">                               </w:t>
      </w:r>
      <w:r>
        <w:rPr>
          <w:rFonts w:ascii="Times New Roman" w:hAnsi="Times New Roman" w:cs="Arial"/>
          <w:color w:val="000000"/>
          <w:sz w:val="21"/>
          <w:szCs w:val="21"/>
        </w:rPr>
        <w:t>US Dollar to Japanese currenc</w:t>
      </w:r>
      <w:r w:rsidRPr="0043349A">
        <w:rPr>
          <w:rStyle w:val="apple-style-span"/>
          <w:rFonts w:ascii="Arial" w:hAnsi="Arial" w:cs="Arial"/>
          <w:b w:val="0"/>
          <w:bCs w:val="0"/>
          <w:color w:val="000000"/>
          <w:sz w:val="27"/>
          <w:szCs w:val="20"/>
        </w:rPr>
        <w:t>(</w:t>
      </w:r>
      <w:r>
        <w:rPr>
          <w:rFonts w:ascii="Arial" w:eastAsia="Times New Roman" w:hAnsi="Arial" w:cs="Arial"/>
          <w:b w:val="0"/>
          <w:color w:val="000000"/>
          <w:sz w:val="27"/>
          <w:szCs w:val="27"/>
        </w:rPr>
        <w:t>$ 1=</w:t>
      </w:r>
      <w:r w:rsidRPr="0043349A">
        <w:rPr>
          <w:rFonts w:ascii="Arial" w:eastAsia="Times New Roman" w:hAnsi="Arial" w:cs="Arial"/>
          <w:b w:val="0"/>
          <w:color w:val="000000"/>
          <w:sz w:val="27"/>
          <w:szCs w:val="27"/>
        </w:rPr>
        <w:t>76.6390)</w:t>
      </w:r>
    </w:p>
    <w:p w:rsidR="00382F6D" w:rsidRPr="00382F6D" w:rsidRDefault="00382F6D" w:rsidP="00382F6D">
      <w:pPr>
        <w:pStyle w:val="Heading1"/>
        <w:spacing w:before="150" w:after="150" w:line="240" w:lineRule="auto"/>
        <w:rPr>
          <w:rFonts w:ascii="Tahoma" w:eastAsia="Times New Roman" w:hAnsi="Tahoma" w:cs="Tahoma"/>
          <w:b w:val="0"/>
          <w:color w:val="000000"/>
          <w:sz w:val="27"/>
          <w:szCs w:val="27"/>
        </w:rPr>
      </w:pPr>
      <w:r>
        <w:rPr>
          <w:rFonts w:ascii="Times New Roman" w:eastAsia="Times New Roman" w:hAnsi="Times New Roman" w:cs="Arial"/>
          <w:color w:val="000000"/>
          <w:kern w:val="36"/>
          <w:sz w:val="21"/>
          <w:szCs w:val="21"/>
        </w:rPr>
        <w:t xml:space="preserve">                                                                         </w:t>
      </w:r>
      <w:r w:rsidRPr="0043349A">
        <w:rPr>
          <w:rFonts w:ascii="Times New Roman" w:eastAsia="Times New Roman" w:hAnsi="Times New Roman" w:cs="Arial"/>
          <w:color w:val="000000"/>
          <w:kern w:val="36"/>
          <w:sz w:val="21"/>
          <w:szCs w:val="21"/>
        </w:rPr>
        <w:t>Japanese Ye</w:t>
      </w:r>
      <w:r>
        <w:rPr>
          <w:rFonts w:ascii="Times New Roman" w:eastAsia="Times New Roman" w:hAnsi="Times New Roman" w:cs="Arial"/>
          <w:color w:val="000000"/>
          <w:kern w:val="36"/>
          <w:sz w:val="21"/>
          <w:szCs w:val="21"/>
        </w:rPr>
        <w:t xml:space="preserve">n to Indian Rupee </w:t>
      </w:r>
      <w:r w:rsidRPr="0043349A">
        <w:rPr>
          <w:rFonts w:ascii="Times New Roman" w:eastAsia="Times New Roman" w:hAnsi="Times New Roman" w:cs="Arial"/>
          <w:color w:val="000000"/>
          <w:kern w:val="36"/>
          <w:sz w:val="21"/>
          <w:szCs w:val="21"/>
        </w:rPr>
        <w:t xml:space="preserve"> </w:t>
      </w:r>
      <w:r w:rsidRPr="0043349A">
        <w:rPr>
          <w:rFonts w:ascii="Arial" w:eastAsia="Times New Roman" w:hAnsi="Arial" w:cs="Arial"/>
          <w:b w:val="0"/>
          <w:color w:val="000000"/>
          <w:sz w:val="27"/>
          <w:szCs w:val="27"/>
        </w:rPr>
        <w:t xml:space="preserve">(¥ 1 = </w:t>
      </w:r>
      <w:r w:rsidRPr="0043349A">
        <w:rPr>
          <w:rFonts w:ascii="Tahoma" w:eastAsia="Times New Roman" w:hAnsi="Tahoma" w:cs="Tahoma"/>
          <w:b w:val="0"/>
          <w:color w:val="000000"/>
          <w:sz w:val="27"/>
          <w:szCs w:val="27"/>
        </w:rPr>
        <w:t>₨ 0.6942)</w:t>
      </w:r>
      <w:r>
        <w:rPr>
          <w:rFonts w:ascii="Tahoma" w:eastAsia="Times New Roman" w:hAnsi="Tahoma" w:cs="Tahoma"/>
          <w:b w:val="0"/>
          <w:color w:val="000000"/>
          <w:sz w:val="27"/>
          <w:szCs w:val="27"/>
        </w:rPr>
        <w:t xml:space="preserve">  </w:t>
      </w:r>
      <w:r>
        <w:rPr>
          <w:rFonts w:ascii="Times New Roman" w:eastAsia="Times New Roman" w:hAnsi="Times New Roman" w:cs="Arial"/>
          <w:color w:val="333333"/>
          <w:sz w:val="27"/>
          <w:szCs w:val="27"/>
        </w:rPr>
        <w:t>Credit Rating</w:t>
      </w:r>
      <w:r w:rsidRPr="0043349A">
        <w:rPr>
          <w:rFonts w:ascii="Times New Roman" w:eastAsia="Times New Roman" w:hAnsi="Times New Roman" w:cs="Arial"/>
          <w:color w:val="333333"/>
          <w:sz w:val="27"/>
          <w:szCs w:val="27"/>
        </w:rPr>
        <w:t xml:space="preserve"> </w:t>
      </w:r>
      <w:r>
        <w:rPr>
          <w:rFonts w:ascii="Arial" w:eastAsia="Times New Roman" w:hAnsi="Arial" w:cs="Arial"/>
          <w:color w:val="333333"/>
          <w:sz w:val="27"/>
          <w:szCs w:val="27"/>
        </w:rPr>
        <w:t xml:space="preserve">          :      </w:t>
      </w:r>
      <w:r w:rsidRPr="0043349A">
        <w:rPr>
          <w:rFonts w:ascii="Times New Roman" w:eastAsia="Times New Roman" w:hAnsi="Times New Roman" w:cs="Arial"/>
          <w:b w:val="0"/>
          <w:color w:val="333333"/>
          <w:sz w:val="27"/>
          <w:szCs w:val="27"/>
        </w:rPr>
        <w:t>AAA</w:t>
      </w:r>
      <w:r w:rsidRPr="0043349A">
        <w:rPr>
          <w:rFonts w:ascii="Times New Roman" w:eastAsia="Times New Roman" w:hAnsi="Times New Roman" w:cs="Arial"/>
          <w:color w:val="333333"/>
          <w:sz w:val="27"/>
          <w:szCs w:val="27"/>
        </w:rPr>
        <w:br/>
      </w:r>
    </w:p>
    <w:p w:rsidR="00382F6D" w:rsidRPr="00AD06FF" w:rsidRDefault="00382F6D" w:rsidP="00382F6D">
      <w:pPr>
        <w:pStyle w:val="Heading1"/>
        <w:spacing w:before="150" w:after="150" w:line="240" w:lineRule="auto"/>
        <w:rPr>
          <w:rFonts w:ascii="Arial" w:eastAsia="Times New Roman" w:hAnsi="Arial" w:cs="Arial"/>
          <w:color w:val="333333"/>
          <w:sz w:val="27"/>
        </w:rPr>
      </w:pPr>
      <w:r w:rsidRPr="0043349A">
        <w:rPr>
          <w:rFonts w:ascii="Times New Roman" w:eastAsia="Times New Roman" w:hAnsi="Times New Roman" w:cs="Arial"/>
          <w:color w:val="333333"/>
          <w:sz w:val="27"/>
        </w:rPr>
        <w:t>O</w:t>
      </w:r>
      <w:r>
        <w:rPr>
          <w:rFonts w:ascii="Times New Roman" w:eastAsia="Times New Roman" w:hAnsi="Times New Roman" w:cs="Arial"/>
          <w:color w:val="333333"/>
          <w:sz w:val="27"/>
        </w:rPr>
        <w:t>fficial Languages</w:t>
      </w:r>
      <w:r>
        <w:rPr>
          <w:rFonts w:ascii="Arial" w:eastAsia="Times New Roman" w:hAnsi="Arial" w:cs="Arial"/>
          <w:color w:val="333333"/>
          <w:sz w:val="27"/>
        </w:rPr>
        <w:t xml:space="preserve">   </w:t>
      </w:r>
      <w:r w:rsidRPr="00FF35F6">
        <w:rPr>
          <w:rFonts w:ascii="Arial" w:eastAsia="Times New Roman" w:hAnsi="Arial" w:cs="Arial"/>
          <w:color w:val="333333"/>
          <w:sz w:val="27"/>
        </w:rPr>
        <w:t xml:space="preserve">:    </w:t>
      </w:r>
      <w:r>
        <w:rPr>
          <w:rFonts w:ascii="Arial" w:eastAsia="Times New Roman" w:hAnsi="Arial" w:cs="Arial"/>
          <w:color w:val="333333"/>
          <w:sz w:val="27"/>
        </w:rPr>
        <w:t xml:space="preserve">  </w:t>
      </w:r>
      <w:r w:rsidRPr="001C5E7E">
        <w:rPr>
          <w:rFonts w:ascii="Arial" w:eastAsia="Times New Roman" w:hAnsi="Arial" w:cs="Arial"/>
          <w:b w:val="0"/>
          <w:color w:val="333333"/>
          <w:sz w:val="27"/>
        </w:rPr>
        <w:t>NONE</w:t>
      </w:r>
    </w:p>
    <w:p w:rsidR="00382F6D" w:rsidRDefault="00382F6D" w:rsidP="00382F6D">
      <w:pPr>
        <w:pStyle w:val="ListParagraph"/>
        <w:spacing w:before="120" w:after="120" w:line="288" w:lineRule="atLeast"/>
        <w:rPr>
          <w:rFonts w:ascii="Arial" w:eastAsia="Times New Roman" w:hAnsi="Arial" w:cs="Arial"/>
          <w:b/>
          <w:bCs/>
          <w:color w:val="333333"/>
          <w:sz w:val="27"/>
        </w:rPr>
      </w:pPr>
    </w:p>
    <w:p w:rsidR="00382F6D" w:rsidRPr="000D14A3" w:rsidRDefault="00382F6D" w:rsidP="00382F6D">
      <w:pPr>
        <w:spacing w:before="120" w:after="120" w:line="288" w:lineRule="atLeast"/>
        <w:rPr>
          <w:rFonts w:ascii="Times New Roman" w:hAnsi="Times New Roman"/>
          <w:color w:val="000000"/>
          <w:sz w:val="24"/>
          <w:szCs w:val="17"/>
        </w:rPr>
      </w:pPr>
      <w:r w:rsidRPr="000D14A3">
        <w:rPr>
          <w:rFonts w:ascii="Times New Roman" w:eastAsia="Times New Roman" w:hAnsi="Times New Roman" w:cs="Arial"/>
          <w:b/>
          <w:bCs/>
          <w:color w:val="333333"/>
          <w:sz w:val="27"/>
        </w:rPr>
        <w:t>Government</w:t>
      </w:r>
      <w:r w:rsidRPr="000D14A3">
        <w:rPr>
          <w:rFonts w:ascii="Arial" w:eastAsia="Times New Roman" w:hAnsi="Arial" w:cs="Arial"/>
          <w:b/>
          <w:bCs/>
          <w:color w:val="333333"/>
          <w:sz w:val="27"/>
        </w:rPr>
        <w:t xml:space="preserve">            :</w:t>
      </w:r>
      <w:r w:rsidRPr="000D14A3">
        <w:rPr>
          <w:color w:val="000000"/>
          <w:sz w:val="17"/>
          <w:szCs w:val="17"/>
        </w:rPr>
        <w:t xml:space="preserve">              </w:t>
      </w:r>
      <w:r w:rsidRPr="000D14A3">
        <w:rPr>
          <w:rFonts w:ascii="Times New Roman" w:hAnsi="Times New Roman"/>
          <w:color w:val="000000"/>
          <w:sz w:val="24"/>
          <w:szCs w:val="17"/>
        </w:rPr>
        <w:t>UNITARY  PARLIAMENTARY  DEMOCRACY</w:t>
      </w:r>
    </w:p>
    <w:p w:rsidR="00382F6D" w:rsidRPr="00382F6D" w:rsidRDefault="00382F6D" w:rsidP="00382F6D">
      <w:pPr>
        <w:spacing w:before="120" w:after="120" w:line="288" w:lineRule="atLeast"/>
        <w:rPr>
          <w:rFonts w:ascii="Times New Roman" w:hAnsi="Times New Roman"/>
          <w:color w:val="000000"/>
          <w:sz w:val="24"/>
          <w:szCs w:val="17"/>
        </w:rPr>
      </w:pPr>
      <w:r>
        <w:rPr>
          <w:rFonts w:ascii="Times New Roman" w:hAnsi="Times New Roman"/>
          <w:color w:val="000000"/>
          <w:sz w:val="24"/>
          <w:szCs w:val="17"/>
        </w:rPr>
        <w:lastRenderedPageBreak/>
        <w:t xml:space="preserve">                                                 </w:t>
      </w:r>
    </w:p>
    <w:p w:rsidR="00FF35F6" w:rsidRPr="00382F6D" w:rsidRDefault="00382F6D" w:rsidP="00382F6D">
      <w:pPr>
        <w:spacing w:before="150" w:after="150" w:line="240" w:lineRule="auto"/>
        <w:rPr>
          <w:rFonts w:ascii="Times New Roman" w:eastAsia="Times New Roman" w:hAnsi="Times New Roman" w:cs="Arial"/>
          <w:color w:val="333333"/>
          <w:sz w:val="27"/>
          <w:szCs w:val="27"/>
        </w:rPr>
      </w:pPr>
      <w:r>
        <w:rPr>
          <w:rStyle w:val="apple-style-span"/>
          <w:rFonts w:ascii="Arial" w:hAnsi="Arial" w:cs="Arial"/>
          <w:color w:val="000000"/>
          <w:sz w:val="27"/>
          <w:szCs w:val="20"/>
        </w:rPr>
        <w:t xml:space="preserve">           </w:t>
      </w:r>
      <w:r>
        <w:rPr>
          <w:rFonts w:ascii="Arial" w:hAnsi="Arial" w:cs="Arial"/>
          <w:color w:val="000000"/>
          <w:sz w:val="21"/>
          <w:szCs w:val="21"/>
        </w:rPr>
        <w:t xml:space="preserve">           </w:t>
      </w:r>
    </w:p>
    <w:p w:rsidR="001C5E7E" w:rsidRDefault="001C5E7E" w:rsidP="001C5E7E">
      <w:pPr>
        <w:rPr>
          <w:rFonts w:ascii="Times New Roman" w:hAnsi="Times New Roman"/>
          <w:b/>
          <w:bCs/>
          <w:sz w:val="28"/>
          <w:u w:val="single"/>
        </w:rPr>
      </w:pPr>
    </w:p>
    <w:p w:rsidR="001C5E7E" w:rsidRDefault="001C5E7E" w:rsidP="00FF35F6">
      <w:pPr>
        <w:ind w:left="900"/>
        <w:rPr>
          <w:rFonts w:ascii="Times New Roman" w:hAnsi="Times New Roman"/>
          <w:b/>
          <w:bCs/>
          <w:sz w:val="28"/>
          <w:u w:val="single"/>
        </w:rPr>
      </w:pPr>
    </w:p>
    <w:p w:rsidR="00FF35F6" w:rsidRDefault="00FF35F6" w:rsidP="00FF35F6">
      <w:pPr>
        <w:ind w:left="900"/>
        <w:rPr>
          <w:rFonts w:ascii="Times New Roman" w:hAnsi="Times New Roman"/>
          <w:b/>
          <w:bCs/>
          <w:sz w:val="24"/>
        </w:rPr>
      </w:pPr>
      <w:r w:rsidRPr="003F7126">
        <w:rPr>
          <w:rFonts w:ascii="Times New Roman" w:hAnsi="Times New Roman"/>
          <w:b/>
          <w:bCs/>
          <w:sz w:val="28"/>
          <w:u w:val="single"/>
        </w:rPr>
        <w:t>National  Bird:</w:t>
      </w:r>
      <w:r w:rsidRPr="003F7126">
        <w:rPr>
          <w:rFonts w:ascii="Times New Roman" w:hAnsi="Times New Roman"/>
          <w:b/>
          <w:bCs/>
          <w:sz w:val="24"/>
        </w:rPr>
        <w:t xml:space="preserve">  </w:t>
      </w:r>
      <w:r>
        <w:rPr>
          <w:rFonts w:ascii="Times New Roman" w:hAnsi="Times New Roman"/>
          <w:b/>
          <w:bCs/>
          <w:sz w:val="24"/>
        </w:rPr>
        <w:t xml:space="preserve">                                             </w:t>
      </w:r>
      <w:r>
        <w:rPr>
          <w:rFonts w:ascii="Times New Roman" w:hAnsi="Times New Roman"/>
          <w:b/>
          <w:bCs/>
          <w:sz w:val="28"/>
          <w:u w:val="single"/>
        </w:rPr>
        <w:t>National  Animal</w:t>
      </w:r>
      <w:r w:rsidRPr="003F7126">
        <w:rPr>
          <w:rFonts w:ascii="Times New Roman" w:hAnsi="Times New Roman"/>
          <w:b/>
          <w:bCs/>
          <w:sz w:val="28"/>
          <w:u w:val="single"/>
        </w:rPr>
        <w:t>:</w:t>
      </w:r>
      <w:r w:rsidRPr="003F7126">
        <w:rPr>
          <w:rFonts w:ascii="Times New Roman" w:hAnsi="Times New Roman"/>
          <w:b/>
          <w:bCs/>
          <w:sz w:val="24"/>
        </w:rPr>
        <w:t xml:space="preserve">  </w:t>
      </w:r>
      <w:r>
        <w:rPr>
          <w:rFonts w:ascii="Times New Roman" w:hAnsi="Times New Roman"/>
          <w:b/>
          <w:bCs/>
          <w:sz w:val="24"/>
        </w:rPr>
        <w:t xml:space="preserve">                                           </w:t>
      </w:r>
      <w:r>
        <w:rPr>
          <w:rFonts w:ascii="Times New Roman" w:hAnsi="Times New Roman"/>
          <w:b/>
          <w:bCs/>
          <w:noProof/>
          <w:sz w:val="28"/>
          <w:u w:val="single"/>
        </w:rPr>
        <w:t xml:space="preserve"> </w:t>
      </w:r>
    </w:p>
    <w:p w:rsidR="00FF35F6" w:rsidRDefault="00FF35F6" w:rsidP="00FF35F6">
      <w:pPr>
        <w:ind w:left="900"/>
        <w:rPr>
          <w:rFonts w:ascii="Times New Roman" w:hAnsi="Times New Roman"/>
          <w:b/>
          <w:bCs/>
          <w:sz w:val="24"/>
        </w:rPr>
      </w:pPr>
    </w:p>
    <w:p w:rsidR="00FF35F6" w:rsidRDefault="00FF35F6" w:rsidP="00FF35F6">
      <w:pPr>
        <w:ind w:left="900"/>
        <w:rPr>
          <w:rFonts w:ascii="Times New Roman" w:hAnsi="Times New Roman"/>
          <w:b/>
          <w:bCs/>
          <w:sz w:val="24"/>
        </w:rPr>
      </w:pPr>
      <w:r>
        <w:rPr>
          <w:rFonts w:ascii="Times New Roman" w:hAnsi="Times New Roman"/>
          <w:b/>
          <w:bCs/>
          <w:noProof/>
          <w:sz w:val="24"/>
        </w:rPr>
        <w:drawing>
          <wp:inline distT="0" distB="0" distL="0" distR="0">
            <wp:extent cx="1628775" cy="1323975"/>
            <wp:effectExtent l="19050" t="0" r="9525" b="0"/>
            <wp:docPr id="10" name="Picture 6" descr="j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jpg"/>
                    <pic:cNvPicPr/>
                  </pic:nvPicPr>
                  <pic:blipFill>
                    <a:blip r:embed="rId16" cstate="print"/>
                    <a:stretch>
                      <a:fillRect/>
                    </a:stretch>
                  </pic:blipFill>
                  <pic:spPr>
                    <a:xfrm>
                      <a:off x="0" y="0"/>
                      <a:ext cx="1628775" cy="1323975"/>
                    </a:xfrm>
                    <a:prstGeom prst="rect">
                      <a:avLst/>
                    </a:prstGeom>
                  </pic:spPr>
                </pic:pic>
              </a:graphicData>
            </a:graphic>
          </wp:inline>
        </w:drawing>
      </w:r>
      <w:r>
        <w:rPr>
          <w:rFonts w:ascii="Times New Roman" w:hAnsi="Times New Roman"/>
          <w:b/>
          <w:bCs/>
          <w:sz w:val="24"/>
        </w:rPr>
        <w:t xml:space="preserve">                              </w:t>
      </w:r>
      <w:r w:rsidRPr="00226503">
        <w:rPr>
          <w:rFonts w:ascii="Times New Roman" w:hAnsi="Times New Roman"/>
          <w:b/>
          <w:bCs/>
          <w:noProof/>
          <w:sz w:val="24"/>
        </w:rPr>
        <w:drawing>
          <wp:inline distT="0" distB="0" distL="0" distR="0">
            <wp:extent cx="1724025" cy="1323975"/>
            <wp:effectExtent l="19050" t="0" r="9525" b="0"/>
            <wp:docPr id="19" name="Picture 14" descr="japan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_08.jpg"/>
                    <pic:cNvPicPr/>
                  </pic:nvPicPr>
                  <pic:blipFill>
                    <a:blip r:embed="rId17" cstate="print"/>
                    <a:stretch>
                      <a:fillRect/>
                    </a:stretch>
                  </pic:blipFill>
                  <pic:spPr>
                    <a:xfrm>
                      <a:off x="0" y="0"/>
                      <a:ext cx="1724025" cy="1323975"/>
                    </a:xfrm>
                    <a:prstGeom prst="rect">
                      <a:avLst/>
                    </a:prstGeom>
                  </pic:spPr>
                </pic:pic>
              </a:graphicData>
            </a:graphic>
          </wp:inline>
        </w:drawing>
      </w:r>
    </w:p>
    <w:p w:rsidR="00FF35F6" w:rsidRDefault="00FF35F6" w:rsidP="00FF35F6">
      <w:pPr>
        <w:ind w:left="900"/>
        <w:rPr>
          <w:rFonts w:ascii="Times New Roman" w:hAnsi="Times New Roman"/>
          <w:b/>
          <w:bCs/>
          <w:sz w:val="24"/>
        </w:rPr>
      </w:pPr>
      <w:r>
        <w:rPr>
          <w:rFonts w:ascii="Times New Roman" w:hAnsi="Times New Roman"/>
          <w:b/>
          <w:bCs/>
          <w:sz w:val="24"/>
        </w:rPr>
        <w:t>Green pheasant                                                  Crane</w:t>
      </w:r>
    </w:p>
    <w:p w:rsidR="001C5E7E" w:rsidRDefault="00FF35F6" w:rsidP="00FF35F6">
      <w:pPr>
        <w:rPr>
          <w:rFonts w:ascii="Times New Roman" w:hAnsi="Times New Roman"/>
          <w:b/>
          <w:bCs/>
          <w:sz w:val="24"/>
        </w:rPr>
      </w:pPr>
      <w:r>
        <w:rPr>
          <w:rFonts w:ascii="Times New Roman" w:hAnsi="Times New Roman"/>
          <w:b/>
          <w:bCs/>
          <w:sz w:val="24"/>
        </w:rPr>
        <w:t xml:space="preserve">               </w:t>
      </w:r>
    </w:p>
    <w:p w:rsidR="001C5E7E" w:rsidRDefault="001C5E7E" w:rsidP="00FF35F6">
      <w:pPr>
        <w:rPr>
          <w:rFonts w:ascii="Times New Roman" w:hAnsi="Times New Roman"/>
          <w:b/>
          <w:bCs/>
          <w:sz w:val="24"/>
        </w:rPr>
      </w:pPr>
    </w:p>
    <w:p w:rsidR="001C5E7E" w:rsidRDefault="001C5E7E" w:rsidP="00FF35F6">
      <w:pPr>
        <w:rPr>
          <w:rFonts w:ascii="Times New Roman" w:hAnsi="Times New Roman"/>
          <w:b/>
          <w:bCs/>
          <w:sz w:val="24"/>
        </w:rPr>
      </w:pPr>
    </w:p>
    <w:p w:rsidR="00FF35F6" w:rsidRPr="00226503" w:rsidRDefault="001C5E7E" w:rsidP="00FF35F6">
      <w:pPr>
        <w:rPr>
          <w:rFonts w:ascii="Times New Roman" w:hAnsi="Times New Roman"/>
          <w:b/>
          <w:bCs/>
          <w:noProof/>
          <w:sz w:val="24"/>
        </w:rPr>
      </w:pPr>
      <w:r>
        <w:rPr>
          <w:rFonts w:ascii="Times New Roman" w:hAnsi="Times New Roman"/>
          <w:b/>
          <w:bCs/>
          <w:sz w:val="24"/>
        </w:rPr>
        <w:t xml:space="preserve">             </w:t>
      </w:r>
      <w:r w:rsidR="00FF35F6">
        <w:rPr>
          <w:rFonts w:ascii="Times New Roman" w:hAnsi="Times New Roman"/>
          <w:b/>
          <w:bCs/>
          <w:sz w:val="24"/>
        </w:rPr>
        <w:t xml:space="preserve"> </w:t>
      </w:r>
      <w:r w:rsidR="00FF35F6" w:rsidRPr="003F7126">
        <w:rPr>
          <w:rFonts w:ascii="Times New Roman" w:hAnsi="Times New Roman"/>
          <w:b/>
          <w:bCs/>
          <w:sz w:val="24"/>
        </w:rPr>
        <w:t xml:space="preserve"> </w:t>
      </w:r>
      <w:r w:rsidR="00FF35F6" w:rsidRPr="003F7126">
        <w:rPr>
          <w:rFonts w:ascii="Times New Roman" w:hAnsi="Times New Roman"/>
          <w:b/>
          <w:bCs/>
          <w:sz w:val="28"/>
          <w:u w:val="single"/>
        </w:rPr>
        <w:t>National  Flower:</w:t>
      </w:r>
      <w:r w:rsidR="00FF35F6" w:rsidRPr="003F7126">
        <w:rPr>
          <w:rFonts w:ascii="Times New Roman" w:hAnsi="Times New Roman"/>
          <w:b/>
          <w:bCs/>
          <w:sz w:val="28"/>
        </w:rPr>
        <w:t xml:space="preserve"> </w:t>
      </w:r>
      <w:r w:rsidR="00FF35F6">
        <w:rPr>
          <w:rFonts w:ascii="Times New Roman" w:hAnsi="Times New Roman"/>
          <w:b/>
          <w:bCs/>
          <w:sz w:val="28"/>
        </w:rPr>
        <w:t xml:space="preserve">                              </w:t>
      </w:r>
      <w:r>
        <w:rPr>
          <w:rFonts w:ascii="Times New Roman" w:hAnsi="Times New Roman"/>
          <w:b/>
          <w:bCs/>
          <w:sz w:val="28"/>
        </w:rPr>
        <w:t xml:space="preserve">              </w:t>
      </w:r>
      <w:r w:rsidR="00FF35F6">
        <w:rPr>
          <w:rFonts w:ascii="Times New Roman" w:hAnsi="Times New Roman"/>
          <w:b/>
          <w:bCs/>
          <w:sz w:val="28"/>
        </w:rPr>
        <w:t xml:space="preserve">      </w:t>
      </w:r>
      <w:r w:rsidR="00FF35F6">
        <w:rPr>
          <w:rFonts w:ascii="Times New Roman" w:hAnsi="Times New Roman"/>
          <w:b/>
          <w:bCs/>
          <w:sz w:val="28"/>
          <w:u w:val="single"/>
        </w:rPr>
        <w:t>National  Tree</w:t>
      </w:r>
      <w:r w:rsidR="00FF35F6" w:rsidRPr="003F7126">
        <w:rPr>
          <w:rFonts w:ascii="Times New Roman" w:hAnsi="Times New Roman"/>
          <w:b/>
          <w:bCs/>
          <w:sz w:val="28"/>
          <w:u w:val="single"/>
        </w:rPr>
        <w:t>:</w:t>
      </w:r>
      <w:r w:rsidR="00FF35F6" w:rsidRPr="003F7126">
        <w:rPr>
          <w:rFonts w:ascii="Times New Roman" w:hAnsi="Times New Roman"/>
          <w:b/>
          <w:bCs/>
          <w:sz w:val="28"/>
        </w:rPr>
        <w:t xml:space="preserve"> </w:t>
      </w:r>
      <w:r w:rsidR="00FF35F6">
        <w:rPr>
          <w:rFonts w:ascii="Times New Roman" w:hAnsi="Times New Roman"/>
          <w:b/>
          <w:bCs/>
          <w:sz w:val="28"/>
        </w:rPr>
        <w:t xml:space="preserve">      </w:t>
      </w:r>
      <w:r w:rsidR="00FF35F6">
        <w:rPr>
          <w:rFonts w:ascii="Times New Roman" w:hAnsi="Times New Roman"/>
          <w:sz w:val="24"/>
        </w:rPr>
        <w:tab/>
      </w:r>
    </w:p>
    <w:p w:rsidR="00FF35F6" w:rsidRDefault="00FF35F6" w:rsidP="00FF35F6">
      <w:pPr>
        <w:ind w:left="900"/>
        <w:rPr>
          <w:rFonts w:ascii="Times New Roman" w:hAnsi="Times New Roman"/>
          <w:b/>
          <w:bCs/>
          <w:noProof/>
          <w:sz w:val="24"/>
        </w:rPr>
      </w:pPr>
      <w:r w:rsidRPr="00FF35F6">
        <w:rPr>
          <w:rFonts w:ascii="Times New Roman" w:hAnsi="Times New Roman"/>
          <w:b/>
          <w:bCs/>
          <w:noProof/>
          <w:sz w:val="24"/>
        </w:rPr>
        <w:drawing>
          <wp:inline distT="0" distB="0" distL="0" distR="0">
            <wp:extent cx="1752600" cy="1608455"/>
            <wp:effectExtent l="19050" t="0" r="0" b="0"/>
            <wp:docPr id="26" name="Picture 7" descr="12754791947xyWm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54791947xyWmIy.jpg"/>
                    <pic:cNvPicPr/>
                  </pic:nvPicPr>
                  <pic:blipFill>
                    <a:blip r:embed="rId18" cstate="print"/>
                    <a:stretch>
                      <a:fillRect/>
                    </a:stretch>
                  </pic:blipFill>
                  <pic:spPr>
                    <a:xfrm>
                      <a:off x="0" y="0"/>
                      <a:ext cx="1752600" cy="1608455"/>
                    </a:xfrm>
                    <a:prstGeom prst="rect">
                      <a:avLst/>
                    </a:prstGeom>
                  </pic:spPr>
                </pic:pic>
              </a:graphicData>
            </a:graphic>
          </wp:inline>
        </w:drawing>
      </w:r>
      <w:r w:rsidRPr="00FF35F6">
        <w:rPr>
          <w:rFonts w:ascii="Times New Roman" w:hAnsi="Times New Roman"/>
          <w:b/>
          <w:bCs/>
          <w:noProof/>
          <w:sz w:val="24"/>
        </w:rPr>
        <w:t xml:space="preserve"> </w:t>
      </w:r>
      <w:r>
        <w:rPr>
          <w:rFonts w:ascii="Times New Roman" w:hAnsi="Times New Roman"/>
          <w:b/>
          <w:bCs/>
          <w:noProof/>
          <w:sz w:val="24"/>
        </w:rPr>
        <w:t xml:space="preserve">                                     </w:t>
      </w:r>
      <w:r w:rsidRPr="00FF35F6">
        <w:rPr>
          <w:rFonts w:ascii="Times New Roman" w:hAnsi="Times New Roman"/>
          <w:b/>
          <w:bCs/>
          <w:noProof/>
          <w:sz w:val="24"/>
        </w:rPr>
        <w:drawing>
          <wp:inline distT="0" distB="0" distL="0" distR="0">
            <wp:extent cx="1666875" cy="1606494"/>
            <wp:effectExtent l="19050" t="0" r="9525" b="0"/>
            <wp:docPr id="28" name="Picture 10" descr="NTR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R2936.jpg"/>
                    <pic:cNvPicPr/>
                  </pic:nvPicPr>
                  <pic:blipFill>
                    <a:blip r:embed="rId19"/>
                    <a:stretch>
                      <a:fillRect/>
                    </a:stretch>
                  </pic:blipFill>
                  <pic:spPr>
                    <a:xfrm>
                      <a:off x="0" y="0"/>
                      <a:ext cx="1660020" cy="1599887"/>
                    </a:xfrm>
                    <a:prstGeom prst="rect">
                      <a:avLst/>
                    </a:prstGeom>
                  </pic:spPr>
                </pic:pic>
              </a:graphicData>
            </a:graphic>
          </wp:inline>
        </w:drawing>
      </w:r>
    </w:p>
    <w:p w:rsidR="00FF35F6" w:rsidRPr="00226503" w:rsidRDefault="00FF35F6" w:rsidP="00FF35F6">
      <w:pPr>
        <w:ind w:left="900"/>
        <w:rPr>
          <w:rFonts w:ascii="Times New Roman" w:hAnsi="Times New Roman"/>
          <w:b/>
          <w:bCs/>
          <w:sz w:val="24"/>
          <w:u w:val="single"/>
        </w:rPr>
      </w:pPr>
      <w:r>
        <w:rPr>
          <w:rStyle w:val="apple-style-span"/>
          <w:rFonts w:ascii="Arial" w:hAnsi="Arial" w:cs="Arial"/>
          <w:b/>
          <w:color w:val="000000"/>
          <w:sz w:val="20"/>
          <w:szCs w:val="20"/>
        </w:rPr>
        <w:t xml:space="preserve">  </w:t>
      </w:r>
      <w:r w:rsidRPr="00226503">
        <w:rPr>
          <w:rStyle w:val="apple-style-span"/>
          <w:rFonts w:ascii="Arial" w:hAnsi="Arial" w:cs="Arial"/>
          <w:b/>
          <w:color w:val="000000"/>
          <w:sz w:val="20"/>
          <w:szCs w:val="20"/>
        </w:rPr>
        <w:t>Chrysanthemum</w:t>
      </w:r>
      <w:r>
        <w:rPr>
          <w:rStyle w:val="apple-style-span"/>
          <w:rFonts w:ascii="Arial" w:hAnsi="Arial" w:cs="Arial"/>
          <w:b/>
          <w:color w:val="000000"/>
          <w:sz w:val="20"/>
          <w:szCs w:val="20"/>
        </w:rPr>
        <w:t xml:space="preserve">                                                              </w:t>
      </w:r>
      <w:r>
        <w:rPr>
          <w:rFonts w:ascii="Times New Roman" w:hAnsi="Times New Roman"/>
          <w:b/>
          <w:bCs/>
          <w:noProof/>
          <w:sz w:val="24"/>
        </w:rPr>
        <w:t xml:space="preserve">      </w:t>
      </w:r>
      <w:r w:rsidRPr="00226503">
        <w:rPr>
          <w:rStyle w:val="apple-style-span"/>
          <w:rFonts w:ascii="Verdana" w:hAnsi="Verdana"/>
          <w:b/>
          <w:iCs/>
          <w:color w:val="000000" w:themeColor="text1"/>
          <w:sz w:val="20"/>
          <w:szCs w:val="20"/>
        </w:rPr>
        <w:t>Cryptomeria japonica</w:t>
      </w:r>
    </w:p>
    <w:p w:rsidR="004E58F5" w:rsidRDefault="004E58F5" w:rsidP="007357EB">
      <w:pPr>
        <w:rPr>
          <w:rFonts w:ascii="Times New Roman" w:hAnsi="Times New Roman"/>
          <w:b/>
          <w:bCs/>
          <w:noProof/>
          <w:sz w:val="24"/>
        </w:rPr>
      </w:pPr>
      <w:r>
        <w:rPr>
          <w:rFonts w:ascii="Times New Roman" w:hAnsi="Times New Roman"/>
          <w:b/>
          <w:bCs/>
          <w:noProof/>
          <w:sz w:val="24"/>
        </w:rPr>
        <w:t xml:space="preserve">                  </w:t>
      </w:r>
    </w:p>
    <w:p w:rsidR="004E58F5" w:rsidRDefault="004E58F5" w:rsidP="007357EB">
      <w:pPr>
        <w:rPr>
          <w:rFonts w:ascii="Times New Roman" w:hAnsi="Times New Roman"/>
          <w:b/>
          <w:bCs/>
          <w:noProof/>
          <w:sz w:val="24"/>
        </w:rPr>
      </w:pPr>
    </w:p>
    <w:p w:rsidR="007357EB" w:rsidRDefault="004E58F5" w:rsidP="007357EB">
      <w:pPr>
        <w:rPr>
          <w:rFonts w:ascii="Times New Roman" w:hAnsi="Times New Roman"/>
          <w:b/>
          <w:bCs/>
          <w:noProof/>
          <w:sz w:val="24"/>
        </w:rPr>
      </w:pPr>
      <w:r>
        <w:rPr>
          <w:rFonts w:ascii="Times New Roman" w:hAnsi="Times New Roman"/>
          <w:b/>
          <w:bCs/>
          <w:noProof/>
          <w:sz w:val="24"/>
        </w:rPr>
        <w:t xml:space="preserve">                                                      </w:t>
      </w:r>
      <w:r w:rsidR="007357EB">
        <w:rPr>
          <w:rFonts w:ascii="Times New Roman" w:hAnsi="Times New Roman"/>
          <w:b/>
          <w:bCs/>
          <w:noProof/>
          <w:sz w:val="24"/>
        </w:rPr>
        <w:t>INTRODUCTION</w:t>
      </w:r>
    </w:p>
    <w:p w:rsidR="004E58F5" w:rsidRPr="007357EB" w:rsidRDefault="00382F6D" w:rsidP="004E58F5">
      <w:pPr>
        <w:jc w:val="both"/>
        <w:rPr>
          <w:rFonts w:ascii="Times New Roman" w:hAnsi="Times New Roman"/>
          <w:b/>
          <w:bCs/>
          <w:noProof/>
          <w:sz w:val="24"/>
        </w:rPr>
      </w:pPr>
      <w:r>
        <w:rPr>
          <w:rFonts w:ascii="Times New Roman" w:hAnsi="Times New Roman"/>
          <w:b/>
          <w:bCs/>
          <w:noProof/>
          <w:sz w:val="24"/>
        </w:rPr>
        <w:lastRenderedPageBreak/>
        <w:t xml:space="preserve">                                                        INTRODUCTION</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In 1603, after decades of civil warfare, the Tokugawa shogunate (a military-led, dynastic government) ushered in a long period of relative political stability and isolation from foreign influence.</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 xml:space="preserve"> For more than two centuries this policy enabled Japan to enjoy a flowering of its indigenous culture. Japan opened its ports after signing the Treaty of Kanagawa with the US in 1854 and began to intensively modernize and industrialize.</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 xml:space="preserve"> During the late 19th and early 20th centuries, Japan became a regional power that was able to defeat the forces of both China and Russia. It occupied Korea, Formosa (Taiwan), and southern Sakhalin Island. </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In 1931-32 Japan occupied Manchuria, and in 1937 it launched a full-scale invasion of China.</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 xml:space="preserve"> Japan attacked US forces in 1941 - triggering America's entry into World War II - and soon occupied much of East and Southeast Asia. </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After its defeat in World War II, Japan recovered to become an economic power and an ally of the US. While the emperor retains his throne as a symbol of national unity, elected politicians hold actual decision-making power.</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 xml:space="preserve"> Following three decades of unprecedented growth, Japan's economy experienced a major slowdown starting in the 1990s, but the country remains a major economic power. </w:t>
      </w:r>
    </w:p>
    <w:p w:rsidR="004E58F5" w:rsidRDefault="004E58F5" w:rsidP="004E58F5">
      <w:pPr>
        <w:jc w:val="both"/>
        <w:rPr>
          <w:rStyle w:val="apple-style-span"/>
          <w:rFonts w:ascii="Times New Roman" w:hAnsi="Times New Roman" w:cs="Arial"/>
          <w:color w:val="000000" w:themeColor="text1"/>
          <w:spacing w:val="15"/>
          <w:sz w:val="24"/>
          <w:szCs w:val="17"/>
        </w:rPr>
      </w:pPr>
      <w:r w:rsidRPr="004E58F5">
        <w:rPr>
          <w:rStyle w:val="apple-style-span"/>
          <w:rFonts w:ascii="Times New Roman" w:hAnsi="Times New Roman" w:cs="Arial"/>
          <w:color w:val="000000" w:themeColor="text1"/>
          <w:spacing w:val="15"/>
          <w:sz w:val="24"/>
          <w:szCs w:val="17"/>
        </w:rPr>
        <w:t xml:space="preserve">In March 2011, Japan's strongest-ever earthquake, and an accompanying tsunami, devastated the northeast part of Honshu island, killing thousands and damaging several nuclear power plants. </w:t>
      </w:r>
    </w:p>
    <w:p w:rsidR="001C5E7E" w:rsidRPr="004E58F5" w:rsidRDefault="004E58F5" w:rsidP="004E58F5">
      <w:pPr>
        <w:jc w:val="both"/>
        <w:rPr>
          <w:rFonts w:ascii="Times New Roman" w:hAnsi="Times New Roman"/>
          <w:b/>
          <w:color w:val="000000" w:themeColor="text1"/>
          <w:sz w:val="24"/>
          <w:szCs w:val="28"/>
        </w:rPr>
      </w:pPr>
      <w:r w:rsidRPr="004E58F5">
        <w:rPr>
          <w:rStyle w:val="apple-style-span"/>
          <w:rFonts w:ascii="Times New Roman" w:hAnsi="Times New Roman" w:cs="Arial"/>
          <w:color w:val="000000" w:themeColor="text1"/>
          <w:spacing w:val="15"/>
          <w:sz w:val="24"/>
          <w:szCs w:val="17"/>
        </w:rPr>
        <w:t>The catastrophe hobbled the country's economy and its energy infrastructure, and tested its ability to deal with humanitarian disasters</w:t>
      </w:r>
    </w:p>
    <w:p w:rsidR="001C5E7E" w:rsidRPr="004E58F5" w:rsidRDefault="001C5E7E" w:rsidP="00425F32">
      <w:pPr>
        <w:jc w:val="right"/>
        <w:rPr>
          <w:rFonts w:ascii="Times New Roman" w:hAnsi="Times New Roman"/>
          <w:b/>
          <w:color w:val="000000" w:themeColor="text1"/>
          <w:sz w:val="24"/>
          <w:szCs w:val="28"/>
        </w:rPr>
      </w:pPr>
    </w:p>
    <w:p w:rsidR="001C5E7E" w:rsidRPr="004E58F5" w:rsidRDefault="001C5E7E" w:rsidP="001C5E7E">
      <w:pPr>
        <w:pStyle w:val="ListParagraph"/>
        <w:spacing w:before="150" w:after="150" w:line="330" w:lineRule="atLeast"/>
        <w:rPr>
          <w:rFonts w:ascii="Times New Roman" w:eastAsia="Times New Roman" w:hAnsi="Times New Roman" w:cs="Arial"/>
          <w:b/>
          <w:bCs/>
          <w:color w:val="000000" w:themeColor="text1"/>
          <w:sz w:val="24"/>
        </w:rPr>
      </w:pPr>
    </w:p>
    <w:p w:rsidR="001C5E7E" w:rsidRDefault="001C5E7E" w:rsidP="001C5E7E">
      <w:pPr>
        <w:spacing w:before="100" w:beforeAutospacing="1" w:after="100" w:afterAutospacing="1" w:line="240" w:lineRule="auto"/>
      </w:pPr>
    </w:p>
    <w:p w:rsidR="001C5E7E" w:rsidRDefault="001C5E7E" w:rsidP="001C5E7E">
      <w:pPr>
        <w:spacing w:before="100" w:beforeAutospacing="1" w:after="100" w:afterAutospacing="1" w:line="240" w:lineRule="auto"/>
      </w:pPr>
    </w:p>
    <w:p w:rsidR="00A619FE" w:rsidRDefault="00A619FE" w:rsidP="001C5E7E">
      <w:pPr>
        <w:spacing w:before="100" w:beforeAutospacing="1" w:after="100" w:afterAutospacing="1" w:line="240" w:lineRule="auto"/>
      </w:pPr>
    </w:p>
    <w:p w:rsidR="00A619FE" w:rsidRPr="00A619FE" w:rsidRDefault="00A619FE" w:rsidP="001C5E7E">
      <w:pPr>
        <w:spacing w:before="100" w:beforeAutospacing="1" w:after="100" w:afterAutospacing="1" w:line="240" w:lineRule="auto"/>
        <w:rPr>
          <w:rFonts w:ascii="Times New Roman" w:hAnsi="Times New Roman"/>
          <w:b/>
          <w:sz w:val="28"/>
        </w:rPr>
      </w:pPr>
      <w:r>
        <w:lastRenderedPageBreak/>
        <w:t xml:space="preserve">                                                                        </w:t>
      </w:r>
      <w:r>
        <w:rPr>
          <w:rFonts w:ascii="Times New Roman" w:hAnsi="Times New Roman"/>
          <w:b/>
          <w:sz w:val="28"/>
        </w:rPr>
        <w:t>HISTORY</w:t>
      </w:r>
    </w:p>
    <w:p w:rsidR="00A619FE" w:rsidRDefault="00A619FE" w:rsidP="001C5E7E">
      <w:pPr>
        <w:spacing w:before="100" w:beforeAutospacing="1" w:after="100" w:afterAutospacing="1" w:line="240" w:lineRule="auto"/>
      </w:pPr>
      <w:r>
        <w:t xml:space="preserve">                                                      </w:t>
      </w:r>
      <w:r w:rsidRPr="00A619FE">
        <w:rPr>
          <w:noProof/>
        </w:rPr>
        <w:drawing>
          <wp:inline distT="0" distB="0" distL="0" distR="0">
            <wp:extent cx="2085975" cy="1771650"/>
            <wp:effectExtent l="19050" t="0" r="9525" b="0"/>
            <wp:docPr id="93" name="Picture 55" descr="his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1.jpg"/>
                    <pic:cNvPicPr/>
                  </pic:nvPicPr>
                  <pic:blipFill>
                    <a:blip r:embed="rId20"/>
                    <a:stretch>
                      <a:fillRect/>
                    </a:stretch>
                  </pic:blipFill>
                  <pic:spPr>
                    <a:xfrm>
                      <a:off x="0" y="0"/>
                      <a:ext cx="2085975" cy="1771650"/>
                    </a:xfrm>
                    <a:prstGeom prst="rect">
                      <a:avLst/>
                    </a:prstGeom>
                  </pic:spPr>
                </pic:pic>
              </a:graphicData>
            </a:graphic>
          </wp:inline>
        </w:drawing>
      </w:r>
    </w:p>
    <w:p w:rsidR="00A619FE" w:rsidRDefault="00A619FE" w:rsidP="00A619FE">
      <w:pPr>
        <w:spacing w:after="73" w:line="240" w:lineRule="auto"/>
        <w:jc w:val="both"/>
        <w:rPr>
          <w:rFonts w:ascii="Times New Roman" w:eastAsia="Times New Roman" w:hAnsi="Times New Roman" w:cs="Arial"/>
          <w:color w:val="000000"/>
          <w:sz w:val="24"/>
          <w:szCs w:val="19"/>
        </w:rPr>
      </w:pPr>
    </w:p>
    <w:p w:rsidR="00A619FE" w:rsidRDefault="00A619FE" w:rsidP="00A619FE">
      <w:pPr>
        <w:spacing w:after="73" w:line="240" w:lineRule="auto"/>
        <w:jc w:val="both"/>
        <w:rPr>
          <w:rFonts w:ascii="Times New Roman" w:eastAsia="Times New Roman" w:hAnsi="Times New Roman" w:cs="Arial"/>
          <w:color w:val="000000"/>
          <w:sz w:val="24"/>
          <w:szCs w:val="19"/>
        </w:rPr>
      </w:pPr>
    </w:p>
    <w:p w:rsidR="00A619FE" w:rsidRDefault="00A619FE" w:rsidP="00A619FE">
      <w:pPr>
        <w:spacing w:after="73" w:line="240" w:lineRule="auto"/>
        <w:jc w:val="both"/>
        <w:rPr>
          <w:rFonts w:ascii="Times New Roman" w:eastAsia="Times New Roman" w:hAnsi="Times New Roman" w:cs="Arial"/>
          <w:color w:val="000000"/>
          <w:sz w:val="24"/>
          <w:szCs w:val="19"/>
        </w:rPr>
      </w:pPr>
    </w:p>
    <w:p w:rsidR="00A619FE" w:rsidRPr="004E58F5" w:rsidRDefault="00A619FE" w:rsidP="009D7089">
      <w:pPr>
        <w:pStyle w:val="ListParagraph"/>
        <w:numPr>
          <w:ilvl w:val="0"/>
          <w:numId w:val="20"/>
        </w:numPr>
        <w:spacing w:after="73" w:line="240" w:lineRule="auto"/>
        <w:jc w:val="both"/>
        <w:rPr>
          <w:rFonts w:ascii="Times New Roman" w:eastAsia="Times New Roman" w:hAnsi="Times New Roman" w:cs="Arial"/>
          <w:color w:val="000000"/>
          <w:sz w:val="24"/>
          <w:szCs w:val="19"/>
        </w:rPr>
      </w:pPr>
      <w:r w:rsidRPr="004E58F5">
        <w:rPr>
          <w:rFonts w:ascii="Times New Roman" w:eastAsia="Times New Roman" w:hAnsi="Times New Roman" w:cs="Arial"/>
          <w:color w:val="000000"/>
          <w:sz w:val="24"/>
          <w:szCs w:val="19"/>
        </w:rPr>
        <w:t>Japan is one of the world's most ethnically and culturally homogeneous nations, but down the ages its culture and society have been greatly influenced by foreign ideas and institutions, art and literature.</w:t>
      </w:r>
    </w:p>
    <w:p w:rsidR="00A619FE" w:rsidRDefault="00A619FE" w:rsidP="00A619FE">
      <w:pPr>
        <w:spacing w:after="73" w:line="240" w:lineRule="auto"/>
        <w:jc w:val="both"/>
        <w:rPr>
          <w:rFonts w:ascii="Times New Roman" w:eastAsia="Times New Roman" w:hAnsi="Times New Roman" w:cs="Arial"/>
          <w:color w:val="000000"/>
          <w:sz w:val="24"/>
          <w:szCs w:val="19"/>
        </w:rPr>
      </w:pPr>
    </w:p>
    <w:p w:rsidR="00A619FE" w:rsidRPr="004E58F5" w:rsidRDefault="00A619FE" w:rsidP="009D7089">
      <w:pPr>
        <w:pStyle w:val="ListParagraph"/>
        <w:numPr>
          <w:ilvl w:val="0"/>
          <w:numId w:val="20"/>
        </w:numPr>
        <w:spacing w:after="73" w:line="240" w:lineRule="auto"/>
        <w:jc w:val="both"/>
        <w:rPr>
          <w:rFonts w:ascii="Times New Roman" w:eastAsia="Times New Roman" w:hAnsi="Times New Roman" w:cs="Arial"/>
          <w:color w:val="000000"/>
          <w:sz w:val="24"/>
          <w:szCs w:val="19"/>
        </w:rPr>
      </w:pPr>
      <w:r w:rsidRPr="004E58F5">
        <w:rPr>
          <w:rFonts w:ascii="Times New Roman" w:eastAsia="Times New Roman" w:hAnsi="Times New Roman" w:cs="Arial"/>
          <w:color w:val="000000"/>
          <w:sz w:val="24"/>
          <w:szCs w:val="19"/>
        </w:rPr>
        <w:t>The wholesale importation of Chinese religious and political institutions during the sixth century was followed by a long and essentially 'Japanese' feudal period, which was to last until the 19th century.</w:t>
      </w:r>
    </w:p>
    <w:p w:rsidR="00A619FE" w:rsidRDefault="00A619FE" w:rsidP="00A619FE">
      <w:pPr>
        <w:spacing w:after="73" w:line="240" w:lineRule="auto"/>
        <w:jc w:val="both"/>
        <w:rPr>
          <w:rFonts w:ascii="Times New Roman" w:eastAsia="Times New Roman" w:hAnsi="Times New Roman" w:cs="Arial"/>
          <w:color w:val="000000"/>
          <w:sz w:val="24"/>
          <w:szCs w:val="19"/>
        </w:rPr>
      </w:pPr>
    </w:p>
    <w:p w:rsidR="00A619FE" w:rsidRPr="004E58F5" w:rsidRDefault="00A619FE" w:rsidP="009D7089">
      <w:pPr>
        <w:pStyle w:val="ListParagraph"/>
        <w:numPr>
          <w:ilvl w:val="0"/>
          <w:numId w:val="20"/>
        </w:numPr>
        <w:spacing w:after="73" w:line="240" w:lineRule="auto"/>
        <w:jc w:val="both"/>
        <w:rPr>
          <w:rFonts w:ascii="Times New Roman" w:eastAsia="Times New Roman" w:hAnsi="Times New Roman" w:cs="Arial"/>
          <w:color w:val="000000"/>
          <w:sz w:val="24"/>
          <w:szCs w:val="19"/>
        </w:rPr>
      </w:pPr>
      <w:r w:rsidRPr="004E58F5">
        <w:rPr>
          <w:rFonts w:ascii="Times New Roman" w:eastAsia="Times New Roman" w:hAnsi="Times New Roman" w:cs="Arial"/>
          <w:color w:val="000000"/>
          <w:sz w:val="24"/>
          <w:szCs w:val="19"/>
        </w:rPr>
        <w:t>The Meiji Restoration of 1868 brought to power rulers dedicated to the pursuit of national modernization, under whose guidance Japan quickly became a world power. Although Japan's subsequent bid for empire ended in disaster, the years after 1945 witnessed an economic miracle which brought spectacular wealth as well as the westernization of much of Japanese life</w:t>
      </w:r>
    </w:p>
    <w:p w:rsidR="00A619FE" w:rsidRDefault="00A619FE" w:rsidP="004E58F5">
      <w:pPr>
        <w:spacing w:after="73" w:line="240" w:lineRule="auto"/>
        <w:ind w:firstLine="705"/>
        <w:jc w:val="both"/>
        <w:rPr>
          <w:rFonts w:ascii="Times New Roman" w:eastAsia="Times New Roman" w:hAnsi="Times New Roman" w:cs="Arial"/>
          <w:color w:val="000000"/>
          <w:sz w:val="24"/>
          <w:szCs w:val="19"/>
        </w:rPr>
      </w:pPr>
    </w:p>
    <w:p w:rsidR="00A619FE" w:rsidRPr="00A619FE" w:rsidRDefault="00A619FE" w:rsidP="009D7089">
      <w:pPr>
        <w:pStyle w:val="ListParagraph"/>
        <w:numPr>
          <w:ilvl w:val="0"/>
          <w:numId w:val="3"/>
        </w:numPr>
        <w:spacing w:after="73" w:line="240" w:lineRule="auto"/>
        <w:jc w:val="both"/>
        <w:rPr>
          <w:rFonts w:ascii="Times New Roman" w:eastAsia="Times New Roman" w:hAnsi="Times New Roman" w:cs="Arial"/>
          <w:color w:val="000000"/>
          <w:sz w:val="24"/>
          <w:szCs w:val="19"/>
        </w:rPr>
      </w:pPr>
      <w:r w:rsidRPr="00A619FE">
        <w:rPr>
          <w:rFonts w:ascii="Times New Roman" w:eastAsia="Times New Roman" w:hAnsi="Times New Roman" w:cs="Arial"/>
          <w:bCs/>
          <w:iCs/>
          <w:color w:val="000000"/>
          <w:sz w:val="24"/>
          <w:szCs w:val="20"/>
        </w:rPr>
        <w:t xml:space="preserve">Asuka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538 to 710</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Nara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710 to 794</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Heian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794 to 1185</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Feudal Japan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w:t>
      </w:r>
      <w:r>
        <w:rPr>
          <w:rFonts w:ascii="Times New Roman" w:eastAsia="Times New Roman" w:hAnsi="Times New Roman" w:cs="Arial"/>
          <w:bCs/>
          <w:iCs/>
          <w:color w:val="000000"/>
          <w:sz w:val="24"/>
          <w:szCs w:val="20"/>
        </w:rPr>
        <w:t xml:space="preserve">1185 to </w:t>
      </w:r>
      <w:r w:rsidRPr="00A619FE">
        <w:rPr>
          <w:rFonts w:ascii="Times New Roman" w:eastAsia="Times New Roman" w:hAnsi="Times New Roman" w:cs="Arial"/>
          <w:bCs/>
          <w:iCs/>
          <w:color w:val="000000"/>
          <w:sz w:val="24"/>
          <w:szCs w:val="20"/>
        </w:rPr>
        <w:t>1868</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Kamakura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w:t>
      </w:r>
      <w:r>
        <w:rPr>
          <w:rFonts w:ascii="Times New Roman" w:eastAsia="Times New Roman" w:hAnsi="Times New Roman" w:cs="Arial"/>
          <w:bCs/>
          <w:iCs/>
          <w:color w:val="000000"/>
          <w:sz w:val="24"/>
          <w:szCs w:val="20"/>
        </w:rPr>
        <w:t xml:space="preserve"> </w:t>
      </w:r>
      <w:r w:rsidRPr="00A619FE">
        <w:rPr>
          <w:rFonts w:ascii="Times New Roman" w:eastAsia="Times New Roman" w:hAnsi="Times New Roman" w:cs="Arial"/>
          <w:bCs/>
          <w:iCs/>
          <w:color w:val="000000"/>
          <w:sz w:val="24"/>
          <w:szCs w:val="20"/>
        </w:rPr>
        <w:t>1185 to 1333</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Muromachi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w:t>
      </w:r>
      <w:r>
        <w:rPr>
          <w:rFonts w:ascii="Times New Roman" w:eastAsia="Times New Roman" w:hAnsi="Times New Roman" w:cs="Arial"/>
          <w:bCs/>
          <w:iCs/>
          <w:color w:val="000000"/>
          <w:sz w:val="24"/>
          <w:szCs w:val="20"/>
        </w:rPr>
        <w:t xml:space="preserve"> </w:t>
      </w:r>
      <w:r w:rsidRPr="00A619FE">
        <w:rPr>
          <w:rFonts w:ascii="Times New Roman" w:eastAsia="Times New Roman" w:hAnsi="Times New Roman" w:cs="Arial"/>
          <w:bCs/>
          <w:iCs/>
          <w:color w:val="000000"/>
          <w:sz w:val="24"/>
          <w:szCs w:val="20"/>
        </w:rPr>
        <w:t>1336 to 1573</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Sengoku period</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w:t>
      </w:r>
      <w:r>
        <w:rPr>
          <w:rFonts w:ascii="Times New Roman" w:eastAsia="Times New Roman" w:hAnsi="Times New Roman" w:cs="Arial"/>
          <w:bCs/>
          <w:iCs/>
          <w:color w:val="000000"/>
          <w:sz w:val="24"/>
          <w:szCs w:val="20"/>
        </w:rPr>
        <w:t xml:space="preserve"> </w:t>
      </w:r>
      <w:r w:rsidRPr="00A619FE">
        <w:rPr>
          <w:rFonts w:ascii="Times New Roman" w:eastAsia="Times New Roman" w:hAnsi="Times New Roman" w:cs="Arial"/>
          <w:bCs/>
          <w:iCs/>
          <w:color w:val="000000"/>
          <w:sz w:val="24"/>
          <w:szCs w:val="20"/>
        </w:rPr>
        <w:t>1467 to 1573</w:t>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Azuchi-Momoyama period</w:t>
      </w:r>
      <w:r>
        <w:rPr>
          <w:rFonts w:ascii="Times New Roman" w:eastAsia="Times New Roman" w:hAnsi="Times New Roman" w:cs="Arial"/>
          <w:bCs/>
          <w:iCs/>
          <w:color w:val="000000"/>
          <w:sz w:val="24"/>
          <w:szCs w:val="20"/>
        </w:rPr>
        <w:t xml:space="preserve">          </w:t>
      </w:r>
      <w:r w:rsidRPr="00A619FE">
        <w:rPr>
          <w:rFonts w:ascii="Times New Roman" w:eastAsia="Times New Roman" w:hAnsi="Times New Roman" w:cs="Arial"/>
          <w:bCs/>
          <w:iCs/>
          <w:color w:val="000000"/>
          <w:sz w:val="24"/>
          <w:szCs w:val="20"/>
        </w:rPr>
        <w:t>1568 to 1603</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p>
    <w:p w:rsidR="00A619FE" w:rsidRPr="00A619FE"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bCs/>
          <w:iCs/>
          <w:color w:val="000000"/>
          <w:sz w:val="24"/>
          <w:szCs w:val="20"/>
        </w:rPr>
        <w:t xml:space="preserve">Edo period </w:t>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r>
      <w:r w:rsidRPr="00A619FE">
        <w:rPr>
          <w:rFonts w:ascii="Times New Roman" w:eastAsia="Times New Roman" w:hAnsi="Times New Roman" w:cs="Arial"/>
          <w:bCs/>
          <w:iCs/>
          <w:color w:val="000000"/>
          <w:sz w:val="24"/>
          <w:szCs w:val="20"/>
        </w:rPr>
        <w:tab/>
        <w:t xml:space="preserve">    </w:t>
      </w:r>
      <w:r>
        <w:rPr>
          <w:rFonts w:ascii="Times New Roman" w:eastAsia="Times New Roman" w:hAnsi="Times New Roman" w:cs="Arial"/>
          <w:bCs/>
          <w:iCs/>
          <w:color w:val="000000"/>
          <w:sz w:val="24"/>
          <w:szCs w:val="20"/>
        </w:rPr>
        <w:t xml:space="preserve"> 1603 to </w:t>
      </w:r>
      <w:r w:rsidRPr="00A619FE">
        <w:rPr>
          <w:rFonts w:ascii="Times New Roman" w:eastAsia="Times New Roman" w:hAnsi="Times New Roman" w:cs="Arial"/>
          <w:bCs/>
          <w:iCs/>
          <w:color w:val="000000"/>
          <w:sz w:val="24"/>
          <w:szCs w:val="20"/>
        </w:rPr>
        <w:t>1868</w:t>
      </w:r>
    </w:p>
    <w:p w:rsidR="00A619FE" w:rsidRPr="000E1171" w:rsidRDefault="00A619FE" w:rsidP="009D7089">
      <w:pPr>
        <w:numPr>
          <w:ilvl w:val="0"/>
          <w:numId w:val="3"/>
        </w:numPr>
        <w:spacing w:after="120" w:line="285" w:lineRule="atLeast"/>
        <w:rPr>
          <w:rFonts w:ascii="Times New Roman" w:eastAsia="Times New Roman" w:hAnsi="Times New Roman" w:cs="Arial"/>
          <w:iCs/>
          <w:color w:val="000000"/>
          <w:sz w:val="24"/>
          <w:szCs w:val="20"/>
        </w:rPr>
      </w:pPr>
      <w:r w:rsidRPr="00A619FE">
        <w:rPr>
          <w:rFonts w:ascii="Times New Roman" w:eastAsia="Times New Roman" w:hAnsi="Times New Roman" w:cs="Arial"/>
          <w:iCs/>
          <w:color w:val="000000"/>
          <w:sz w:val="24"/>
          <w:szCs w:val="20"/>
        </w:rPr>
        <w:t xml:space="preserve">Empire of Japan </w:t>
      </w:r>
      <w:r w:rsidRPr="00A619FE">
        <w:rPr>
          <w:rFonts w:ascii="Times New Roman" w:eastAsia="Times New Roman" w:hAnsi="Times New Roman" w:cs="Arial"/>
          <w:iCs/>
          <w:color w:val="000000"/>
          <w:sz w:val="24"/>
          <w:szCs w:val="20"/>
        </w:rPr>
        <w:tab/>
      </w:r>
      <w:r w:rsidRPr="00A619FE">
        <w:rPr>
          <w:rFonts w:ascii="Times New Roman" w:eastAsia="Times New Roman" w:hAnsi="Times New Roman" w:cs="Arial"/>
          <w:iCs/>
          <w:color w:val="000000"/>
          <w:sz w:val="24"/>
          <w:szCs w:val="20"/>
        </w:rPr>
        <w:tab/>
        <w:t xml:space="preserve">    </w:t>
      </w:r>
      <w:r>
        <w:rPr>
          <w:rFonts w:ascii="Times New Roman" w:eastAsia="Times New Roman" w:hAnsi="Times New Roman" w:cs="Arial"/>
          <w:iCs/>
          <w:color w:val="000000"/>
          <w:sz w:val="24"/>
          <w:szCs w:val="20"/>
        </w:rPr>
        <w:t xml:space="preserve"> 1868 to</w:t>
      </w:r>
      <w:r w:rsidRPr="00A619FE">
        <w:rPr>
          <w:rFonts w:ascii="Times New Roman" w:eastAsia="Times New Roman" w:hAnsi="Times New Roman" w:cs="Arial"/>
          <w:iCs/>
          <w:color w:val="000000"/>
          <w:sz w:val="24"/>
          <w:szCs w:val="20"/>
        </w:rPr>
        <w:t>194</w:t>
      </w:r>
    </w:p>
    <w:p w:rsidR="00A619FE" w:rsidRPr="00A619FE" w:rsidRDefault="00A619FE" w:rsidP="00A619FE">
      <w:pPr>
        <w:spacing w:after="120" w:line="285" w:lineRule="atLeast"/>
        <w:rPr>
          <w:rFonts w:ascii="Times New Roman" w:eastAsia="Times New Roman" w:hAnsi="Times New Roman" w:cs="Arial"/>
          <w:b/>
          <w:iCs/>
          <w:color w:val="000000"/>
          <w:sz w:val="24"/>
          <w:szCs w:val="20"/>
        </w:rPr>
      </w:pPr>
      <w:r w:rsidRPr="00A619FE">
        <w:rPr>
          <w:rFonts w:ascii="Times New Roman" w:hAnsi="Times New Roman"/>
          <w:b/>
          <w:bCs/>
          <w:sz w:val="24"/>
        </w:rPr>
        <w:lastRenderedPageBreak/>
        <w:t>WORLD WAR 1</w:t>
      </w:r>
      <w:r w:rsidR="000E1171">
        <w:rPr>
          <w:rFonts w:ascii="Times New Roman" w:hAnsi="Times New Roman"/>
          <w:b/>
          <w:bCs/>
          <w:sz w:val="24"/>
        </w:rPr>
        <w:t xml:space="preserve"> :</w:t>
      </w:r>
    </w:p>
    <w:p w:rsidR="00A619FE" w:rsidRPr="00A619FE" w:rsidRDefault="00A619FE" w:rsidP="00A619FE">
      <w:pPr>
        <w:pStyle w:val="NormalWeb"/>
      </w:pPr>
      <w:r w:rsidRPr="00A619FE">
        <w:t>Imperial, territorial, and economic rivalries led to the “Great War” between the Central Powers (Austria-Hungary, Germany, Bulgaria, and Turkey) and the Allies (U.S., Britain, France, Russia, Belgium, Serbia, Greece, Romania, Montenegro, Portugal, Italy, and Japan). About 10 million combatants killed, 20 million wounded.</w:t>
      </w:r>
    </w:p>
    <w:p w:rsidR="00A619FE" w:rsidRPr="000E1171" w:rsidRDefault="00A619FE" w:rsidP="00A619FE">
      <w:pPr>
        <w:rPr>
          <w:rFonts w:ascii="Times New Roman" w:hAnsi="Times New Roman"/>
          <w:b/>
          <w:sz w:val="24"/>
        </w:rPr>
      </w:pPr>
      <w:bookmarkStart w:id="0" w:name="A0005278"/>
      <w:bookmarkEnd w:id="0"/>
      <w:r w:rsidRPr="00A619FE">
        <w:rPr>
          <w:rFonts w:ascii="Times New Roman" w:hAnsi="Times New Roman"/>
          <w:sz w:val="24"/>
        </w:rPr>
        <w:br w:type="textWrapping" w:clear="left"/>
      </w:r>
      <w:r w:rsidRPr="000E1171">
        <w:rPr>
          <w:rStyle w:val="date"/>
          <w:rFonts w:ascii="Times New Roman" w:hAnsi="Times New Roman"/>
          <w:b/>
          <w:bCs/>
          <w:sz w:val="24"/>
        </w:rPr>
        <w:t>1914</w:t>
      </w:r>
    </w:p>
    <w:p w:rsidR="00A619FE" w:rsidRPr="00A619FE" w:rsidRDefault="00A619FE" w:rsidP="00A619FE">
      <w:pPr>
        <w:ind w:left="720"/>
        <w:rPr>
          <w:rFonts w:ascii="Times New Roman" w:hAnsi="Times New Roman"/>
          <w:sz w:val="24"/>
        </w:rPr>
      </w:pPr>
      <w:r w:rsidRPr="00A619FE">
        <w:rPr>
          <w:rFonts w:ascii="Times New Roman" w:hAnsi="Times New Roman"/>
          <w:sz w:val="24"/>
        </w:rPr>
        <w:t xml:space="preserve">Austrian Archduke Francis Ferdinand and wife assassinated in Sarajevo by Serbian nationalist </w:t>
      </w:r>
      <w:r w:rsidRPr="00A619FE">
        <w:rPr>
          <w:rFonts w:ascii="Times New Roman" w:hAnsi="Times New Roman"/>
          <w:bCs/>
          <w:sz w:val="24"/>
        </w:rPr>
        <w:t>(June 28).</w:t>
      </w:r>
      <w:r w:rsidRPr="00A619FE">
        <w:rPr>
          <w:rFonts w:ascii="Times New Roman" w:hAnsi="Times New Roman"/>
          <w:sz w:val="24"/>
        </w:rPr>
        <w:t xml:space="preserve"> Austria declares war on Serbia </w:t>
      </w:r>
      <w:r w:rsidRPr="00A619FE">
        <w:rPr>
          <w:rFonts w:ascii="Times New Roman" w:hAnsi="Times New Roman"/>
          <w:bCs/>
          <w:sz w:val="24"/>
        </w:rPr>
        <w:t>(July 28).</w:t>
      </w:r>
      <w:r w:rsidRPr="00A619FE">
        <w:rPr>
          <w:rFonts w:ascii="Times New Roman" w:hAnsi="Times New Roman"/>
          <w:sz w:val="24"/>
        </w:rPr>
        <w:t xml:space="preserve"> Germany declares war on Russia </w:t>
      </w:r>
      <w:r w:rsidRPr="00A619FE">
        <w:rPr>
          <w:rFonts w:ascii="Times New Roman" w:hAnsi="Times New Roman"/>
          <w:bCs/>
          <w:sz w:val="24"/>
        </w:rPr>
        <w:t>(Aug. 1),</w:t>
      </w:r>
      <w:r w:rsidRPr="00A619FE">
        <w:rPr>
          <w:rFonts w:ascii="Times New Roman" w:hAnsi="Times New Roman"/>
          <w:sz w:val="24"/>
        </w:rPr>
        <w:t xml:space="preserve"> on France </w:t>
      </w:r>
      <w:r w:rsidRPr="00A619FE">
        <w:rPr>
          <w:rFonts w:ascii="Times New Roman" w:hAnsi="Times New Roman"/>
          <w:bCs/>
          <w:sz w:val="24"/>
        </w:rPr>
        <w:t>(Aug. 3),</w:t>
      </w:r>
      <w:r w:rsidRPr="00A619FE">
        <w:rPr>
          <w:rFonts w:ascii="Times New Roman" w:hAnsi="Times New Roman"/>
          <w:sz w:val="24"/>
        </w:rPr>
        <w:t xml:space="preserve"> invades Belgium </w:t>
      </w:r>
      <w:r w:rsidRPr="00A619FE">
        <w:rPr>
          <w:rFonts w:ascii="Times New Roman" w:hAnsi="Times New Roman"/>
          <w:bCs/>
          <w:sz w:val="24"/>
        </w:rPr>
        <w:t>(Aug. 4).</w:t>
      </w:r>
      <w:r w:rsidRPr="00A619FE">
        <w:rPr>
          <w:rFonts w:ascii="Times New Roman" w:hAnsi="Times New Roman"/>
          <w:sz w:val="24"/>
        </w:rPr>
        <w:t xml:space="preserve"> Britain declares war on Germany </w:t>
      </w:r>
      <w:r w:rsidRPr="00A619FE">
        <w:rPr>
          <w:rFonts w:ascii="Times New Roman" w:hAnsi="Times New Roman"/>
          <w:bCs/>
          <w:sz w:val="24"/>
        </w:rPr>
        <w:t>(Aug. 4).</w:t>
      </w:r>
      <w:r w:rsidRPr="00A619FE">
        <w:rPr>
          <w:rFonts w:ascii="Times New Roman" w:hAnsi="Times New Roman"/>
          <w:sz w:val="24"/>
        </w:rPr>
        <w:t xml:space="preserve"> Germans defeat Russians in Battle of Tannenberg on Eastern Front </w:t>
      </w:r>
      <w:r w:rsidRPr="00A619FE">
        <w:rPr>
          <w:rFonts w:ascii="Times New Roman" w:hAnsi="Times New Roman"/>
          <w:bCs/>
          <w:sz w:val="24"/>
        </w:rPr>
        <w:t>(Aug.).</w:t>
      </w:r>
      <w:r w:rsidRPr="00A619FE">
        <w:rPr>
          <w:rFonts w:ascii="Times New Roman" w:hAnsi="Times New Roman"/>
          <w:sz w:val="24"/>
        </w:rPr>
        <w:t xml:space="preserve"> First Battle of the Marn </w:t>
      </w:r>
      <w:r w:rsidRPr="00A619FE">
        <w:rPr>
          <w:rFonts w:ascii="Times New Roman" w:hAnsi="Times New Roman"/>
          <w:bCs/>
          <w:sz w:val="24"/>
        </w:rPr>
        <w:t>(Sept.).</w:t>
      </w:r>
      <w:r w:rsidRPr="00A619FE">
        <w:rPr>
          <w:rFonts w:ascii="Times New Roman" w:hAnsi="Times New Roman"/>
          <w:sz w:val="24"/>
        </w:rPr>
        <w:t xml:space="preserve"> German drive stopped 25 miles from Paris. By end of year, war on the Western Front is “positional” in the trenches.</w:t>
      </w:r>
    </w:p>
    <w:p w:rsidR="00A619FE" w:rsidRPr="000E1171" w:rsidRDefault="00A619FE" w:rsidP="00A619FE">
      <w:pPr>
        <w:rPr>
          <w:rFonts w:ascii="Times New Roman" w:hAnsi="Times New Roman"/>
          <w:b/>
          <w:sz w:val="24"/>
        </w:rPr>
      </w:pPr>
      <w:r w:rsidRPr="000E1171">
        <w:rPr>
          <w:rStyle w:val="date"/>
          <w:rFonts w:ascii="Times New Roman" w:hAnsi="Times New Roman"/>
          <w:b/>
          <w:bCs/>
          <w:sz w:val="24"/>
        </w:rPr>
        <w:t>1915</w:t>
      </w:r>
    </w:p>
    <w:p w:rsidR="00A619FE" w:rsidRPr="00A619FE" w:rsidRDefault="00A619FE" w:rsidP="00A619FE">
      <w:pPr>
        <w:ind w:left="720"/>
        <w:rPr>
          <w:rFonts w:ascii="Times New Roman" w:hAnsi="Times New Roman"/>
          <w:sz w:val="24"/>
        </w:rPr>
      </w:pPr>
      <w:r w:rsidRPr="00A619FE">
        <w:rPr>
          <w:rFonts w:ascii="Times New Roman" w:hAnsi="Times New Roman"/>
          <w:sz w:val="24"/>
        </w:rPr>
        <w:t xml:space="preserve">German submarine blockade of Great Britain begins </w:t>
      </w:r>
      <w:r w:rsidRPr="00A619FE">
        <w:rPr>
          <w:rFonts w:ascii="Times New Roman" w:hAnsi="Times New Roman"/>
          <w:bCs/>
          <w:sz w:val="24"/>
        </w:rPr>
        <w:t>(Feb.).</w:t>
      </w:r>
      <w:r w:rsidRPr="00A619FE">
        <w:rPr>
          <w:rFonts w:ascii="Times New Roman" w:hAnsi="Times New Roman"/>
          <w:sz w:val="24"/>
        </w:rPr>
        <w:t xml:space="preserve"> Dardanelles Campaign—British land in Turkey </w:t>
      </w:r>
      <w:r w:rsidRPr="00A619FE">
        <w:rPr>
          <w:rFonts w:ascii="Times New Roman" w:hAnsi="Times New Roman"/>
          <w:bCs/>
          <w:sz w:val="24"/>
        </w:rPr>
        <w:t>(April),</w:t>
      </w:r>
      <w:r w:rsidRPr="00A619FE">
        <w:rPr>
          <w:rFonts w:ascii="Times New Roman" w:hAnsi="Times New Roman"/>
          <w:sz w:val="24"/>
        </w:rPr>
        <w:t xml:space="preserve"> withdraw from Gallipoli </w:t>
      </w:r>
      <w:r w:rsidRPr="00A619FE">
        <w:rPr>
          <w:rFonts w:ascii="Times New Roman" w:hAnsi="Times New Roman"/>
          <w:bCs/>
          <w:sz w:val="24"/>
        </w:rPr>
        <w:t>(Dec.–Jan. 1916).</w:t>
      </w:r>
      <w:r w:rsidRPr="00A619FE">
        <w:rPr>
          <w:rFonts w:ascii="Times New Roman" w:hAnsi="Times New Roman"/>
          <w:sz w:val="24"/>
        </w:rPr>
        <w:t xml:space="preserve"> Germans use gas at second Battle of Ypres </w:t>
      </w:r>
      <w:r w:rsidRPr="00A619FE">
        <w:rPr>
          <w:rFonts w:ascii="Times New Roman" w:hAnsi="Times New Roman"/>
          <w:bCs/>
          <w:sz w:val="24"/>
        </w:rPr>
        <w:t>(April–May).</w:t>
      </w:r>
      <w:r w:rsidRPr="00A619FE">
        <w:rPr>
          <w:rFonts w:ascii="Times New Roman" w:hAnsi="Times New Roman"/>
          <w:sz w:val="24"/>
        </w:rPr>
        <w:t xml:space="preserve"> </w:t>
      </w:r>
      <w:r w:rsidRPr="00A619FE">
        <w:rPr>
          <w:rFonts w:ascii="Times New Roman" w:hAnsi="Times New Roman"/>
          <w:iCs/>
          <w:sz w:val="24"/>
        </w:rPr>
        <w:t>Lusitania</w:t>
      </w:r>
      <w:r w:rsidRPr="00A619FE">
        <w:rPr>
          <w:rFonts w:ascii="Times New Roman" w:hAnsi="Times New Roman"/>
          <w:sz w:val="24"/>
        </w:rPr>
        <w:t xml:space="preserve"> sunk by German submarine—1,198 lost, including 128 Americans </w:t>
      </w:r>
      <w:r w:rsidRPr="00A619FE">
        <w:rPr>
          <w:rFonts w:ascii="Times New Roman" w:hAnsi="Times New Roman"/>
          <w:bCs/>
          <w:sz w:val="24"/>
        </w:rPr>
        <w:t>(May 7).</w:t>
      </w:r>
      <w:r w:rsidRPr="00A619FE">
        <w:rPr>
          <w:rFonts w:ascii="Times New Roman" w:hAnsi="Times New Roman"/>
          <w:sz w:val="24"/>
        </w:rPr>
        <w:t xml:space="preserve"> On Eastern Front, German and Austrian “great offensive” conquers all of Poland and Lithuania; Russians lose 1 million men (by </w:t>
      </w:r>
      <w:r w:rsidRPr="00A619FE">
        <w:rPr>
          <w:rFonts w:ascii="Times New Roman" w:hAnsi="Times New Roman"/>
          <w:bCs/>
          <w:sz w:val="24"/>
        </w:rPr>
        <w:t>Sept. 6</w:t>
      </w:r>
      <w:r w:rsidRPr="00A619FE">
        <w:rPr>
          <w:rFonts w:ascii="Times New Roman" w:hAnsi="Times New Roman"/>
          <w:sz w:val="24"/>
        </w:rPr>
        <w:t xml:space="preserve">). “Great Fall Offensive” by Allies results in little change from 1914 </w:t>
      </w:r>
      <w:r w:rsidRPr="00A619FE">
        <w:rPr>
          <w:rFonts w:ascii="Times New Roman" w:hAnsi="Times New Roman"/>
          <w:bCs/>
          <w:sz w:val="24"/>
        </w:rPr>
        <w:t>(Sept.–Oct.).</w:t>
      </w:r>
      <w:r w:rsidRPr="00A619FE">
        <w:rPr>
          <w:rFonts w:ascii="Times New Roman" w:hAnsi="Times New Roman"/>
          <w:sz w:val="24"/>
        </w:rPr>
        <w:t xml:space="preserve"> Britain and France declare war on Bulgaria </w:t>
      </w:r>
      <w:r w:rsidRPr="00A619FE">
        <w:rPr>
          <w:rFonts w:ascii="Times New Roman" w:hAnsi="Times New Roman"/>
          <w:bCs/>
          <w:sz w:val="24"/>
        </w:rPr>
        <w:t>(Oct. 14).</w:t>
      </w:r>
    </w:p>
    <w:p w:rsidR="00A619FE" w:rsidRPr="000E1171" w:rsidRDefault="00A619FE" w:rsidP="00A619FE">
      <w:pPr>
        <w:rPr>
          <w:rFonts w:ascii="Times New Roman" w:hAnsi="Times New Roman"/>
          <w:b/>
          <w:sz w:val="24"/>
        </w:rPr>
      </w:pPr>
      <w:r w:rsidRPr="000E1171">
        <w:rPr>
          <w:rStyle w:val="date"/>
          <w:rFonts w:ascii="Times New Roman" w:hAnsi="Times New Roman"/>
          <w:b/>
          <w:bCs/>
          <w:sz w:val="24"/>
        </w:rPr>
        <w:t>1916</w:t>
      </w:r>
    </w:p>
    <w:p w:rsidR="00A619FE" w:rsidRPr="00A619FE" w:rsidRDefault="00A619FE" w:rsidP="00A619FE">
      <w:pPr>
        <w:ind w:left="720"/>
        <w:rPr>
          <w:rFonts w:ascii="Times New Roman" w:hAnsi="Times New Roman"/>
          <w:sz w:val="24"/>
        </w:rPr>
      </w:pPr>
      <w:r w:rsidRPr="00A619FE">
        <w:rPr>
          <w:rFonts w:ascii="Times New Roman" w:hAnsi="Times New Roman"/>
          <w:sz w:val="24"/>
        </w:rPr>
        <w:t xml:space="preserve">Battle of Verdun—Germans and French each lose about 350,000 men </w:t>
      </w:r>
      <w:r w:rsidRPr="00A619FE">
        <w:rPr>
          <w:rFonts w:ascii="Times New Roman" w:hAnsi="Times New Roman"/>
          <w:bCs/>
          <w:sz w:val="24"/>
        </w:rPr>
        <w:t>(Feb.).</w:t>
      </w:r>
      <w:r w:rsidRPr="00A619FE">
        <w:rPr>
          <w:rFonts w:ascii="Times New Roman" w:hAnsi="Times New Roman"/>
          <w:sz w:val="24"/>
        </w:rPr>
        <w:t xml:space="preserve"> Extended submarine warfare begins </w:t>
      </w:r>
      <w:r w:rsidRPr="00A619FE">
        <w:rPr>
          <w:rFonts w:ascii="Times New Roman" w:hAnsi="Times New Roman"/>
          <w:bCs/>
          <w:sz w:val="24"/>
        </w:rPr>
        <w:t>(March).</w:t>
      </w:r>
      <w:r w:rsidRPr="00A619FE">
        <w:rPr>
          <w:rFonts w:ascii="Times New Roman" w:hAnsi="Times New Roman"/>
          <w:sz w:val="24"/>
        </w:rPr>
        <w:t xml:space="preserve"> British-German sea battle of Jutland </w:t>
      </w:r>
      <w:r w:rsidRPr="00A619FE">
        <w:rPr>
          <w:rFonts w:ascii="Times New Roman" w:hAnsi="Times New Roman"/>
          <w:bCs/>
          <w:sz w:val="24"/>
        </w:rPr>
        <w:t>(May);</w:t>
      </w:r>
      <w:r w:rsidRPr="00A619FE">
        <w:rPr>
          <w:rFonts w:ascii="Times New Roman" w:hAnsi="Times New Roman"/>
          <w:sz w:val="24"/>
        </w:rPr>
        <w:t xml:space="preserve"> British lose more ships, but German fleet never ventures forth again. On Eastern Front, the Brusilov offensive demoralizes Russians, costs them 1 million men </w:t>
      </w:r>
      <w:r w:rsidRPr="00A619FE">
        <w:rPr>
          <w:rFonts w:ascii="Times New Roman" w:hAnsi="Times New Roman"/>
          <w:bCs/>
          <w:sz w:val="24"/>
        </w:rPr>
        <w:t>(June–Sept.).</w:t>
      </w:r>
      <w:r w:rsidRPr="00A619FE">
        <w:rPr>
          <w:rFonts w:ascii="Times New Roman" w:hAnsi="Times New Roman"/>
          <w:sz w:val="24"/>
        </w:rPr>
        <w:t xml:space="preserve"> Battle of the Somme—British lose over 400,000; French, 200,000; Germans, about 450,000; all with no strategic results </w:t>
      </w:r>
      <w:r w:rsidRPr="00A619FE">
        <w:rPr>
          <w:rFonts w:ascii="Times New Roman" w:hAnsi="Times New Roman"/>
          <w:bCs/>
          <w:sz w:val="24"/>
        </w:rPr>
        <w:t>(July–Nov.).</w:t>
      </w:r>
      <w:r w:rsidRPr="00A619FE">
        <w:rPr>
          <w:rFonts w:ascii="Times New Roman" w:hAnsi="Times New Roman"/>
          <w:sz w:val="24"/>
        </w:rPr>
        <w:t xml:space="preserve"> Romania declares war on Austria-Hungary </w:t>
      </w:r>
      <w:r w:rsidRPr="00A619FE">
        <w:rPr>
          <w:rFonts w:ascii="Times New Roman" w:hAnsi="Times New Roman"/>
          <w:bCs/>
          <w:sz w:val="24"/>
        </w:rPr>
        <w:t>(Aug. 27).</w:t>
      </w:r>
      <w:r w:rsidRPr="00A619FE">
        <w:rPr>
          <w:rFonts w:ascii="Times New Roman" w:hAnsi="Times New Roman"/>
          <w:sz w:val="24"/>
        </w:rPr>
        <w:t xml:space="preserve"> Bucharest captured </w:t>
      </w:r>
      <w:r w:rsidRPr="00A619FE">
        <w:rPr>
          <w:rFonts w:ascii="Times New Roman" w:hAnsi="Times New Roman"/>
          <w:bCs/>
          <w:sz w:val="24"/>
        </w:rPr>
        <w:t>(Dec.).</w:t>
      </w:r>
    </w:p>
    <w:p w:rsidR="00A619FE" w:rsidRPr="000E1171" w:rsidRDefault="00A619FE" w:rsidP="00A619FE">
      <w:pPr>
        <w:rPr>
          <w:rFonts w:ascii="Times New Roman" w:hAnsi="Times New Roman"/>
          <w:b/>
          <w:sz w:val="24"/>
        </w:rPr>
      </w:pPr>
      <w:r w:rsidRPr="000E1171">
        <w:rPr>
          <w:rStyle w:val="date"/>
          <w:rFonts w:ascii="Times New Roman" w:hAnsi="Times New Roman"/>
          <w:b/>
          <w:bCs/>
          <w:sz w:val="24"/>
        </w:rPr>
        <w:t>1917</w:t>
      </w:r>
    </w:p>
    <w:p w:rsidR="00A619FE" w:rsidRPr="00A619FE" w:rsidRDefault="00A619FE" w:rsidP="00A619FE">
      <w:pPr>
        <w:ind w:left="720"/>
        <w:rPr>
          <w:rFonts w:ascii="Times New Roman" w:hAnsi="Times New Roman"/>
          <w:sz w:val="24"/>
        </w:rPr>
      </w:pPr>
      <w:r w:rsidRPr="00A619FE">
        <w:rPr>
          <w:rFonts w:ascii="Times New Roman" w:hAnsi="Times New Roman"/>
          <w:sz w:val="24"/>
        </w:rPr>
        <w:t xml:space="preserve">U.S. declares war on Germany </w:t>
      </w:r>
      <w:r w:rsidRPr="00A619FE">
        <w:rPr>
          <w:rFonts w:ascii="Times New Roman" w:hAnsi="Times New Roman"/>
          <w:bCs/>
          <w:sz w:val="24"/>
        </w:rPr>
        <w:t>(April 6).</w:t>
      </w:r>
      <w:r w:rsidRPr="00A619FE">
        <w:rPr>
          <w:rFonts w:ascii="Times New Roman" w:hAnsi="Times New Roman"/>
          <w:sz w:val="24"/>
        </w:rPr>
        <w:t xml:space="preserve"> Submarine warfare at peak </w:t>
      </w:r>
      <w:r w:rsidRPr="00A619FE">
        <w:rPr>
          <w:rFonts w:ascii="Times New Roman" w:hAnsi="Times New Roman"/>
          <w:bCs/>
          <w:sz w:val="24"/>
        </w:rPr>
        <w:t>(April)</w:t>
      </w:r>
      <w:r w:rsidRPr="00A619FE">
        <w:rPr>
          <w:rFonts w:ascii="Times New Roman" w:hAnsi="Times New Roman"/>
          <w:sz w:val="24"/>
        </w:rPr>
        <w:t xml:space="preserve"> On Italian Front, Battle of Caporetto Italians retreat, losing 600,000 prisoners and deserters </w:t>
      </w:r>
      <w:r w:rsidRPr="00A619FE">
        <w:rPr>
          <w:rFonts w:ascii="Times New Roman" w:hAnsi="Times New Roman"/>
          <w:bCs/>
          <w:sz w:val="24"/>
        </w:rPr>
        <w:t>(Oct.–Dec..</w:t>
      </w:r>
      <w:r w:rsidRPr="00A619FE">
        <w:rPr>
          <w:rFonts w:ascii="Times New Roman" w:hAnsi="Times New Roman"/>
          <w:sz w:val="24"/>
        </w:rPr>
        <w:t xml:space="preserve"> On Western Front, Battles of Arras, Champagne, Ypres (third battle), etc. First large British tank attack </w:t>
      </w:r>
      <w:r w:rsidRPr="00A619FE">
        <w:rPr>
          <w:rFonts w:ascii="Times New Roman" w:hAnsi="Times New Roman"/>
          <w:bCs/>
          <w:sz w:val="24"/>
        </w:rPr>
        <w:t>(Nov.).</w:t>
      </w:r>
      <w:r w:rsidRPr="00A619FE">
        <w:rPr>
          <w:rFonts w:ascii="Times New Roman" w:hAnsi="Times New Roman"/>
          <w:sz w:val="24"/>
        </w:rPr>
        <w:t xml:space="preserve"> U.S. declares war on Austria-Hungary </w:t>
      </w:r>
      <w:r w:rsidRPr="00A619FE">
        <w:rPr>
          <w:rFonts w:ascii="Times New Roman" w:hAnsi="Times New Roman"/>
          <w:bCs/>
          <w:sz w:val="24"/>
        </w:rPr>
        <w:t>(Dec. 7).</w:t>
      </w:r>
      <w:r w:rsidRPr="00A619FE">
        <w:rPr>
          <w:rFonts w:ascii="Times New Roman" w:hAnsi="Times New Roman"/>
          <w:sz w:val="24"/>
        </w:rPr>
        <w:t xml:space="preserve"> Armistice between new Russian Bolshevik government and Germans </w:t>
      </w:r>
      <w:r w:rsidRPr="00A619FE">
        <w:rPr>
          <w:rFonts w:ascii="Times New Roman" w:hAnsi="Times New Roman"/>
          <w:bCs/>
          <w:sz w:val="24"/>
        </w:rPr>
        <w:t>(Dec. 15)</w:t>
      </w:r>
    </w:p>
    <w:p w:rsidR="00A619FE" w:rsidRPr="000E1171" w:rsidRDefault="00A619FE" w:rsidP="00A619FE">
      <w:pPr>
        <w:rPr>
          <w:rFonts w:ascii="Times New Roman" w:hAnsi="Times New Roman"/>
          <w:b/>
          <w:sz w:val="24"/>
        </w:rPr>
      </w:pPr>
      <w:r w:rsidRPr="000E1171">
        <w:rPr>
          <w:rStyle w:val="date"/>
          <w:rFonts w:ascii="Times New Roman" w:hAnsi="Times New Roman"/>
          <w:b/>
          <w:bCs/>
          <w:sz w:val="24"/>
        </w:rPr>
        <w:lastRenderedPageBreak/>
        <w:t>1918</w:t>
      </w:r>
    </w:p>
    <w:p w:rsidR="00A619FE" w:rsidRPr="00A619FE" w:rsidRDefault="00A619FE" w:rsidP="00A619FE">
      <w:pPr>
        <w:ind w:left="720"/>
        <w:rPr>
          <w:rFonts w:ascii="Times New Roman" w:hAnsi="Times New Roman"/>
          <w:sz w:val="24"/>
        </w:rPr>
      </w:pPr>
      <w:r w:rsidRPr="00A619FE">
        <w:rPr>
          <w:rFonts w:ascii="Times New Roman" w:hAnsi="Times New Roman"/>
          <w:sz w:val="24"/>
        </w:rPr>
        <w:t xml:space="preserve">Great offensive by Germans </w:t>
      </w:r>
      <w:r w:rsidRPr="00A619FE">
        <w:rPr>
          <w:rFonts w:ascii="Times New Roman" w:hAnsi="Times New Roman"/>
          <w:bCs/>
          <w:sz w:val="24"/>
        </w:rPr>
        <w:t>(March–June)</w:t>
      </w:r>
      <w:r w:rsidRPr="00A619FE">
        <w:rPr>
          <w:rFonts w:ascii="Times New Roman" w:hAnsi="Times New Roman"/>
          <w:sz w:val="24"/>
        </w:rPr>
        <w:t xml:space="preserve"> Americans' first important battle role at Château-Thierry—as they and French stop German advance </w:t>
      </w:r>
      <w:r w:rsidRPr="00A619FE">
        <w:rPr>
          <w:rFonts w:ascii="Times New Roman" w:hAnsi="Times New Roman"/>
          <w:bCs/>
          <w:sz w:val="24"/>
        </w:rPr>
        <w:t>(June).</w:t>
      </w:r>
      <w:r w:rsidRPr="00A619FE">
        <w:rPr>
          <w:rFonts w:ascii="Times New Roman" w:hAnsi="Times New Roman"/>
          <w:sz w:val="24"/>
        </w:rPr>
        <w:t xml:space="preserve"> Second Battle of the Marne </w:t>
      </w:r>
      <w:r w:rsidRPr="00A619FE">
        <w:rPr>
          <w:rFonts w:ascii="Times New Roman" w:hAnsi="Times New Roman"/>
          <w:bCs/>
          <w:sz w:val="24"/>
        </w:rPr>
        <w:t xml:space="preserve">(July–Aug ) </w:t>
      </w:r>
      <w:r w:rsidRPr="00A619FE">
        <w:rPr>
          <w:rFonts w:ascii="Times New Roman" w:hAnsi="Times New Roman"/>
          <w:sz w:val="24"/>
        </w:rPr>
        <w:t xml:space="preserve">start of Allied offensive at Amiens, St. Mihiel, etc. Battles of the Argonne and Ypres panic German leadership </w:t>
      </w:r>
      <w:r w:rsidRPr="00A619FE">
        <w:rPr>
          <w:rFonts w:ascii="Times New Roman" w:hAnsi="Times New Roman"/>
          <w:bCs/>
          <w:sz w:val="24"/>
        </w:rPr>
        <w:t>(Sept.–Oct.).</w:t>
      </w:r>
      <w:r w:rsidRPr="00A619FE">
        <w:rPr>
          <w:rFonts w:ascii="Times New Roman" w:hAnsi="Times New Roman"/>
          <w:sz w:val="24"/>
        </w:rPr>
        <w:t xml:space="preserve"> British offensive in Palestin </w:t>
      </w:r>
      <w:r w:rsidRPr="00A619FE">
        <w:rPr>
          <w:rFonts w:ascii="Times New Roman" w:hAnsi="Times New Roman"/>
          <w:bCs/>
          <w:sz w:val="24"/>
        </w:rPr>
        <w:t>(Sept.).</w:t>
      </w:r>
      <w:r w:rsidRPr="00A619FE">
        <w:rPr>
          <w:rFonts w:ascii="Times New Roman" w:hAnsi="Times New Roman"/>
          <w:sz w:val="24"/>
        </w:rPr>
        <w:t xml:space="preserve"> Germans ask for armistice </w:t>
      </w:r>
      <w:r w:rsidRPr="00A619FE">
        <w:rPr>
          <w:rFonts w:ascii="Times New Roman" w:hAnsi="Times New Roman"/>
          <w:bCs/>
          <w:sz w:val="24"/>
        </w:rPr>
        <w:t>(Oct. 4).</w:t>
      </w:r>
      <w:r w:rsidRPr="00A619FE">
        <w:rPr>
          <w:rFonts w:ascii="Times New Roman" w:hAnsi="Times New Roman"/>
          <w:sz w:val="24"/>
        </w:rPr>
        <w:t xml:space="preserve"> British armistice with Turkey </w:t>
      </w:r>
      <w:r w:rsidRPr="00A619FE">
        <w:rPr>
          <w:rFonts w:ascii="Times New Roman" w:hAnsi="Times New Roman"/>
          <w:bCs/>
          <w:sz w:val="24"/>
        </w:rPr>
        <w:t>(Oct.)</w:t>
      </w:r>
      <w:r w:rsidRPr="00A619FE">
        <w:rPr>
          <w:rFonts w:ascii="Times New Roman" w:hAnsi="Times New Roman"/>
          <w:sz w:val="24"/>
        </w:rPr>
        <w:t xml:space="preserve"> German Kaiser abdicates </w:t>
      </w:r>
      <w:r w:rsidRPr="00A619FE">
        <w:rPr>
          <w:rFonts w:ascii="Times New Roman" w:hAnsi="Times New Roman"/>
          <w:bCs/>
          <w:sz w:val="24"/>
        </w:rPr>
        <w:t>(Nov.).</w:t>
      </w:r>
      <w:r w:rsidRPr="00A619FE">
        <w:rPr>
          <w:rFonts w:ascii="Times New Roman" w:hAnsi="Times New Roman"/>
          <w:sz w:val="24"/>
        </w:rPr>
        <w:t xml:space="preserve"> Hostilities cease on Western Front </w:t>
      </w:r>
      <w:r w:rsidRPr="00A619FE">
        <w:rPr>
          <w:rFonts w:ascii="Times New Roman" w:hAnsi="Times New Roman"/>
          <w:bCs/>
          <w:sz w:val="24"/>
        </w:rPr>
        <w:t>(Nov. 11).</w:t>
      </w:r>
    </w:p>
    <w:p w:rsidR="000E1171" w:rsidRDefault="00A619FE" w:rsidP="000E1171">
      <w:pPr>
        <w:shd w:val="clear" w:color="auto" w:fill="FFFFFF"/>
        <w:rPr>
          <w:rFonts w:ascii="Times New Roman" w:hAnsi="Times New Roman"/>
          <w:b/>
          <w:bCs/>
          <w:sz w:val="24"/>
        </w:rPr>
      </w:pPr>
      <w:r w:rsidRPr="00A619FE">
        <w:rPr>
          <w:rFonts w:ascii="Times New Roman" w:hAnsi="Times New Roman"/>
          <w:color w:val="000000"/>
          <w:sz w:val="24"/>
        </w:rPr>
        <w:br/>
      </w:r>
    </w:p>
    <w:p w:rsidR="00A619FE" w:rsidRPr="000E1171" w:rsidRDefault="00A619FE" w:rsidP="000E1171">
      <w:pPr>
        <w:shd w:val="clear" w:color="auto" w:fill="FFFFFF"/>
        <w:rPr>
          <w:rFonts w:ascii="Times New Roman" w:hAnsi="Times New Roman"/>
          <w:b/>
          <w:color w:val="000000"/>
          <w:sz w:val="24"/>
        </w:rPr>
      </w:pPr>
      <w:r w:rsidRPr="000E1171">
        <w:rPr>
          <w:rFonts w:ascii="Times New Roman" w:hAnsi="Times New Roman"/>
          <w:b/>
          <w:bCs/>
          <w:sz w:val="24"/>
        </w:rPr>
        <w:t>World War II</w:t>
      </w:r>
    </w:p>
    <w:p w:rsidR="00A619FE" w:rsidRPr="00A619FE" w:rsidRDefault="00A619FE" w:rsidP="009D7089">
      <w:pPr>
        <w:pStyle w:val="NormalWeb"/>
        <w:numPr>
          <w:ilvl w:val="0"/>
          <w:numId w:val="21"/>
        </w:numPr>
      </w:pPr>
      <w:r w:rsidRPr="00A619FE">
        <w:t xml:space="preserve">It was a global conflict that was underway by 1939 and ended in 1945. It involved most of the world's nations including all of the great powers eventually forming two opposing military alliances: the Allies and the Axis. </w:t>
      </w:r>
    </w:p>
    <w:p w:rsidR="00A619FE" w:rsidRPr="00A619FE" w:rsidRDefault="00A619FE" w:rsidP="009D7089">
      <w:pPr>
        <w:pStyle w:val="NormalWeb"/>
        <w:numPr>
          <w:ilvl w:val="0"/>
          <w:numId w:val="21"/>
        </w:numPr>
      </w:pPr>
      <w:r w:rsidRPr="00A619FE">
        <w:t>It was the most widespread war in history, with more than 100 million military personnel mobilized.</w:t>
      </w:r>
    </w:p>
    <w:p w:rsidR="00A619FE" w:rsidRPr="00A619FE" w:rsidRDefault="00A619FE" w:rsidP="009D7089">
      <w:pPr>
        <w:pStyle w:val="NormalWeb"/>
        <w:numPr>
          <w:ilvl w:val="0"/>
          <w:numId w:val="21"/>
        </w:numPr>
      </w:pPr>
      <w:r w:rsidRPr="00A619FE">
        <w:t>It is the deadliest conflict in human history, resulting in 50 million to over 70 million fatalities.</w:t>
      </w:r>
    </w:p>
    <w:p w:rsidR="00A619FE" w:rsidRPr="00A619FE" w:rsidRDefault="00A619FE" w:rsidP="009D7089">
      <w:pPr>
        <w:pStyle w:val="NormalWeb"/>
        <w:numPr>
          <w:ilvl w:val="0"/>
          <w:numId w:val="21"/>
        </w:numPr>
      </w:pPr>
      <w:r w:rsidRPr="00A619FE">
        <w:t xml:space="preserve">Although Japan was already at war with China in 1937, the world war is generally said to have begun on 1 September 1939, with the invasion of Poland by Germany, and subsequent declarations of war on Germany by France and most of the countries of the British Empire and Commonwealth. Germany set out to establish a large empire in Europe. </w:t>
      </w:r>
    </w:p>
    <w:p w:rsidR="00A619FE" w:rsidRPr="00A619FE" w:rsidRDefault="00A619FE" w:rsidP="009D7089">
      <w:pPr>
        <w:pStyle w:val="NormalWeb"/>
        <w:numPr>
          <w:ilvl w:val="0"/>
          <w:numId w:val="21"/>
        </w:numPr>
      </w:pPr>
      <w:r w:rsidRPr="00A619FE">
        <w:t>From late 1939 to early 1941, in a series of campaigns and treaties, Germany conquered or subdued much of continental Europe; amid Nazi-Soviet agreements, the nominally neutral Soviet Union fully or partially occupied and annexed territories of its six European neighbors, including Poland.</w:t>
      </w:r>
    </w:p>
    <w:p w:rsidR="00A619FE" w:rsidRPr="00A619FE" w:rsidRDefault="00A619FE" w:rsidP="009D7089">
      <w:pPr>
        <w:pStyle w:val="NormalWeb"/>
        <w:numPr>
          <w:ilvl w:val="0"/>
          <w:numId w:val="21"/>
        </w:numPr>
      </w:pPr>
      <w:r w:rsidRPr="00A619FE">
        <w:t>Britain and the Commonwealth remained the only major force continuing the fight against the Axis in North Africa and in extensive naval warfare.</w:t>
      </w:r>
    </w:p>
    <w:p w:rsidR="00A619FE" w:rsidRPr="00A619FE" w:rsidRDefault="00A619FE" w:rsidP="009D7089">
      <w:pPr>
        <w:pStyle w:val="NormalWeb"/>
        <w:numPr>
          <w:ilvl w:val="0"/>
          <w:numId w:val="21"/>
        </w:numPr>
      </w:pPr>
      <w:r w:rsidRPr="00A619FE">
        <w:t>In June 1941, the European Axis launched an invasion of the Soviet Union, giving a start to the largest land theatre of war in history, which, from that moment on, tied down the major part of the Axis military power.</w:t>
      </w:r>
    </w:p>
    <w:p w:rsidR="00A619FE" w:rsidRPr="00A619FE" w:rsidRDefault="00A619FE" w:rsidP="009D7089">
      <w:pPr>
        <w:pStyle w:val="NormalWeb"/>
        <w:numPr>
          <w:ilvl w:val="0"/>
          <w:numId w:val="21"/>
        </w:numPr>
      </w:pPr>
      <w:r w:rsidRPr="00A619FE">
        <w:t>In December 1941, Japan, which aimed to dominate Asia, attacked the United States and European possessions in the Pacific Ocean, quickly conquering much of the region.</w:t>
      </w:r>
    </w:p>
    <w:p w:rsidR="00A619FE" w:rsidRPr="00A619FE" w:rsidRDefault="00A619FE" w:rsidP="009D7089">
      <w:pPr>
        <w:pStyle w:val="NormalWeb"/>
        <w:numPr>
          <w:ilvl w:val="0"/>
          <w:numId w:val="21"/>
        </w:numPr>
      </w:pPr>
      <w:r w:rsidRPr="00A619FE">
        <w:lastRenderedPageBreak/>
        <w:t>The Axis advance was stopped in 1942 after the defeat of Japan in a series of naval battles and after defeats of European Axis troops in North Africa and, decisively, at Stalingrad.</w:t>
      </w:r>
    </w:p>
    <w:p w:rsidR="00A619FE" w:rsidRPr="00A619FE" w:rsidRDefault="00A619FE" w:rsidP="009D7089">
      <w:pPr>
        <w:pStyle w:val="NormalWeb"/>
        <w:numPr>
          <w:ilvl w:val="0"/>
          <w:numId w:val="22"/>
        </w:numPr>
      </w:pPr>
      <w:r w:rsidRPr="00A619FE">
        <w:t>In 1943, with a series of German defeats in Eastern Europe, the Allied invasion of Fascist Italy, and American victories in the Pacific, the Axis lost the initiative and undertook strategic retreat on all fronts.</w:t>
      </w:r>
    </w:p>
    <w:p w:rsidR="00A619FE" w:rsidRPr="00A619FE" w:rsidRDefault="00A619FE" w:rsidP="009D7089">
      <w:pPr>
        <w:pStyle w:val="NormalWeb"/>
        <w:numPr>
          <w:ilvl w:val="0"/>
          <w:numId w:val="22"/>
        </w:numPr>
      </w:pPr>
      <w:r w:rsidRPr="00A619FE">
        <w:t>In 1944, the Western Allies invaded France, while the Soviet Union regained all territorial losses and invaded Germany and its allies.</w:t>
      </w:r>
    </w:p>
    <w:p w:rsidR="00A619FE" w:rsidRPr="00A619FE" w:rsidRDefault="00A619FE" w:rsidP="009D7089">
      <w:pPr>
        <w:pStyle w:val="NormalWeb"/>
        <w:numPr>
          <w:ilvl w:val="0"/>
          <w:numId w:val="22"/>
        </w:numPr>
      </w:pPr>
      <w:r w:rsidRPr="00A619FE">
        <w:t xml:space="preserve">The war in Europe ended with the capture of Berlin by Soviet and Polish troops and the subsequent German unconditional surrender on 8 May 1945. </w:t>
      </w:r>
    </w:p>
    <w:p w:rsidR="00A619FE" w:rsidRPr="00A619FE" w:rsidRDefault="00A619FE" w:rsidP="009D7089">
      <w:pPr>
        <w:pStyle w:val="NormalWeb"/>
        <w:numPr>
          <w:ilvl w:val="0"/>
          <w:numId w:val="22"/>
        </w:numPr>
      </w:pPr>
      <w:r w:rsidRPr="00A619FE">
        <w:t>The Japanese Navy was defeated by the United States, and invasion of the Japanese Archipelago  became imminent.</w:t>
      </w:r>
    </w:p>
    <w:p w:rsidR="00A619FE" w:rsidRPr="00A619FE" w:rsidRDefault="00A619FE" w:rsidP="009D7089">
      <w:pPr>
        <w:pStyle w:val="NormalWeb"/>
        <w:numPr>
          <w:ilvl w:val="0"/>
          <w:numId w:val="22"/>
        </w:numPr>
      </w:pPr>
      <w:r w:rsidRPr="00A619FE">
        <w:t>The war in Asia ended on 15 August 1945 when Japan agreed to surrender.</w:t>
      </w:r>
    </w:p>
    <w:p w:rsidR="00A619FE" w:rsidRPr="00A619FE" w:rsidRDefault="00A619FE" w:rsidP="009D7089">
      <w:pPr>
        <w:pStyle w:val="NormalWeb"/>
        <w:numPr>
          <w:ilvl w:val="0"/>
          <w:numId w:val="22"/>
        </w:numPr>
      </w:pPr>
      <w:r w:rsidRPr="00A619FE">
        <w:t xml:space="preserve">The war ended with the total victory of the Allies over the Axis in 1945. </w:t>
      </w:r>
    </w:p>
    <w:p w:rsidR="00A619FE" w:rsidRPr="00A619FE" w:rsidRDefault="00A619FE" w:rsidP="009D7089">
      <w:pPr>
        <w:pStyle w:val="NormalWeb"/>
        <w:numPr>
          <w:ilvl w:val="0"/>
          <w:numId w:val="22"/>
        </w:numPr>
      </w:pPr>
      <w:r w:rsidRPr="00A619FE">
        <w:t>World War II altered the political alignment and social structure of the world.</w:t>
      </w:r>
    </w:p>
    <w:p w:rsidR="00A619FE" w:rsidRPr="00A619FE" w:rsidRDefault="00A619FE" w:rsidP="009D7089">
      <w:pPr>
        <w:pStyle w:val="NormalWeb"/>
        <w:numPr>
          <w:ilvl w:val="0"/>
          <w:numId w:val="22"/>
        </w:numPr>
      </w:pPr>
      <w:r w:rsidRPr="00A619FE">
        <w:t xml:space="preserve">The United Nations (UN) organization was established to foster international cooperation and prevent future conflicts. </w:t>
      </w:r>
    </w:p>
    <w:p w:rsidR="00A619FE" w:rsidRPr="00A619FE" w:rsidRDefault="00A619FE" w:rsidP="009D7089">
      <w:pPr>
        <w:pStyle w:val="NormalWeb"/>
        <w:numPr>
          <w:ilvl w:val="0"/>
          <w:numId w:val="22"/>
        </w:numPr>
      </w:pPr>
      <w:r w:rsidRPr="00A619FE">
        <w:t>The Soviet Union and the United States emerged as rival superpowers, setting the stage for the Cold War, which lasted for the next 46 years.</w:t>
      </w:r>
    </w:p>
    <w:p w:rsidR="00A619FE" w:rsidRPr="00A619FE" w:rsidRDefault="00A619FE" w:rsidP="00A619FE">
      <w:pPr>
        <w:pStyle w:val="NormalWeb"/>
      </w:pPr>
    </w:p>
    <w:p w:rsidR="00A619FE" w:rsidRPr="001D0792" w:rsidRDefault="00A619FE" w:rsidP="00A619FE">
      <w:pPr>
        <w:spacing w:after="120" w:line="285" w:lineRule="atLeast"/>
        <w:rPr>
          <w:rFonts w:ascii="Times New Roman" w:eastAsia="Times New Roman" w:hAnsi="Times New Roman" w:cs="Arial"/>
          <w:iCs/>
          <w:color w:val="000000"/>
          <w:sz w:val="24"/>
          <w:szCs w:val="20"/>
        </w:rPr>
      </w:pPr>
    </w:p>
    <w:p w:rsidR="00A619FE" w:rsidRDefault="00A619FE" w:rsidP="00A619FE">
      <w:pPr>
        <w:spacing w:after="120" w:line="285" w:lineRule="atLeast"/>
        <w:rPr>
          <w:rFonts w:ascii="Arial" w:eastAsia="Times New Roman" w:hAnsi="Arial" w:cs="Arial"/>
          <w:i/>
          <w:iCs/>
          <w:color w:val="000000"/>
          <w:sz w:val="20"/>
          <w:szCs w:val="20"/>
        </w:rPr>
      </w:pPr>
    </w:p>
    <w:p w:rsidR="00A619FE" w:rsidRDefault="00A619FE" w:rsidP="00A619FE">
      <w:pPr>
        <w:jc w:val="right"/>
        <w:rPr>
          <w:b/>
          <w:sz w:val="28"/>
          <w:szCs w:val="28"/>
        </w:rPr>
      </w:pPr>
    </w:p>
    <w:p w:rsidR="00A619FE" w:rsidRDefault="00A619FE" w:rsidP="00A619FE">
      <w:pPr>
        <w:jc w:val="right"/>
        <w:rPr>
          <w:b/>
          <w:sz w:val="28"/>
          <w:szCs w:val="28"/>
        </w:rPr>
      </w:pPr>
    </w:p>
    <w:p w:rsidR="00A619FE" w:rsidRDefault="00A619FE" w:rsidP="00A619FE">
      <w:pPr>
        <w:jc w:val="right"/>
        <w:rPr>
          <w:b/>
          <w:sz w:val="28"/>
          <w:szCs w:val="28"/>
        </w:rPr>
      </w:pPr>
    </w:p>
    <w:p w:rsidR="004E58F5" w:rsidRDefault="004E58F5" w:rsidP="00E42258">
      <w:pPr>
        <w:spacing w:before="100" w:beforeAutospacing="1" w:after="100" w:afterAutospacing="1" w:line="240" w:lineRule="auto"/>
      </w:pPr>
    </w:p>
    <w:p w:rsidR="004E58F5" w:rsidRDefault="004E58F5" w:rsidP="00E42258">
      <w:pPr>
        <w:spacing w:before="100" w:beforeAutospacing="1" w:after="100" w:afterAutospacing="1" w:line="240" w:lineRule="auto"/>
      </w:pPr>
    </w:p>
    <w:p w:rsidR="004E58F5" w:rsidRDefault="004E58F5" w:rsidP="00E42258">
      <w:pPr>
        <w:spacing w:before="100" w:beforeAutospacing="1" w:after="100" w:afterAutospacing="1" w:line="240" w:lineRule="auto"/>
      </w:pPr>
    </w:p>
    <w:p w:rsidR="001C5E7E" w:rsidRPr="00E42258" w:rsidRDefault="004E58F5" w:rsidP="00E42258">
      <w:pPr>
        <w:spacing w:before="100" w:beforeAutospacing="1" w:after="100" w:afterAutospacing="1" w:line="240" w:lineRule="auto"/>
      </w:pPr>
      <w:r>
        <w:lastRenderedPageBreak/>
        <w:t xml:space="preserve">                                                                           </w:t>
      </w:r>
      <w:r w:rsidR="001C5E7E" w:rsidRPr="00E42258">
        <w:rPr>
          <w:rFonts w:ascii="Arial" w:eastAsia="Times New Roman" w:hAnsi="Arial" w:cs="Arial"/>
          <w:b/>
          <w:bCs/>
          <w:color w:val="333333"/>
          <w:sz w:val="27"/>
        </w:rPr>
        <w:t xml:space="preserve">GEOGRAPHY            </w:t>
      </w:r>
    </w:p>
    <w:p w:rsidR="00C5008E" w:rsidRDefault="00C5008E" w:rsidP="009D7089">
      <w:pPr>
        <w:pStyle w:val="NormalWeb"/>
        <w:numPr>
          <w:ilvl w:val="0"/>
          <w:numId w:val="4"/>
        </w:numPr>
        <w:spacing w:before="96" w:after="120" w:line="360" w:lineRule="atLeast"/>
        <w:rPr>
          <w:rFonts w:cs="Arial"/>
          <w:color w:val="000000"/>
          <w:szCs w:val="20"/>
        </w:rPr>
      </w:pPr>
      <w:r w:rsidRPr="00E05DCF">
        <w:rPr>
          <w:rFonts w:cs="Arial"/>
          <w:color w:val="000000"/>
          <w:szCs w:val="20"/>
        </w:rPr>
        <w:t>Japan has a total of 6,852 islands extending along the Pacific coast of Asia. The country, including all of the islands it controls, lies betw</w:t>
      </w:r>
      <w:r>
        <w:rPr>
          <w:rFonts w:cs="Arial"/>
          <w:color w:val="000000"/>
          <w:szCs w:val="20"/>
        </w:rPr>
        <w:t xml:space="preserve">een latitudes 24° and 46°N, and </w:t>
      </w:r>
      <w:r w:rsidRPr="00E05DCF">
        <w:rPr>
          <w:rFonts w:cs="Arial"/>
          <w:color w:val="000000"/>
          <w:szCs w:val="20"/>
        </w:rPr>
        <w:t xml:space="preserve">longitudes 122° and 146°E. </w:t>
      </w:r>
    </w:p>
    <w:p w:rsidR="00C5008E" w:rsidRDefault="00C5008E" w:rsidP="009D7089">
      <w:pPr>
        <w:pStyle w:val="NormalWeb"/>
        <w:numPr>
          <w:ilvl w:val="0"/>
          <w:numId w:val="4"/>
        </w:numPr>
        <w:spacing w:before="96" w:after="120" w:line="360" w:lineRule="atLeast"/>
        <w:rPr>
          <w:rStyle w:val="apple-converted-space"/>
          <w:rFonts w:cs="Arial"/>
          <w:color w:val="000000"/>
          <w:szCs w:val="20"/>
        </w:rPr>
      </w:pPr>
      <w:r w:rsidRPr="00E05DCF">
        <w:rPr>
          <w:rFonts w:cs="Arial"/>
          <w:color w:val="000000"/>
          <w:szCs w:val="20"/>
        </w:rPr>
        <w:t>The mai</w:t>
      </w:r>
      <w:r>
        <w:rPr>
          <w:rFonts w:cs="Arial"/>
          <w:color w:val="000000"/>
          <w:szCs w:val="20"/>
        </w:rPr>
        <w:t xml:space="preserve">n islands, from north to south </w:t>
      </w:r>
      <w:r w:rsidRPr="00E05DCF">
        <w:rPr>
          <w:rFonts w:cs="Arial"/>
          <w:color w:val="000000"/>
          <w:szCs w:val="20"/>
        </w:rPr>
        <w:t>are</w:t>
      </w:r>
      <w:r w:rsidRPr="00E05DCF">
        <w:rPr>
          <w:rStyle w:val="apple-converted-space"/>
          <w:rFonts w:cs="Arial"/>
          <w:color w:val="000000"/>
          <w:szCs w:val="20"/>
        </w:rPr>
        <w:t> </w:t>
      </w:r>
      <w:r>
        <w:rPr>
          <w:rFonts w:cs="Arial"/>
          <w:color w:val="000000"/>
          <w:szCs w:val="20"/>
        </w:rPr>
        <w:t>HOKKAIDO</w:t>
      </w:r>
      <w:r w:rsidRPr="00E05DCF">
        <w:rPr>
          <w:rFonts w:cs="Arial"/>
          <w:color w:val="000000"/>
          <w:szCs w:val="20"/>
        </w:rPr>
        <w:t>,</w:t>
      </w:r>
      <w:r w:rsidRPr="00E05DCF">
        <w:rPr>
          <w:rStyle w:val="apple-converted-space"/>
          <w:rFonts w:cs="Arial"/>
          <w:color w:val="000000"/>
          <w:szCs w:val="20"/>
        </w:rPr>
        <w:t> </w:t>
      </w:r>
      <w:r>
        <w:rPr>
          <w:rFonts w:cs="Arial"/>
          <w:color w:val="000000"/>
          <w:szCs w:val="20"/>
        </w:rPr>
        <w:t>HONSHU</w:t>
      </w:r>
      <w:r w:rsidRPr="00E05DCF">
        <w:rPr>
          <w:rFonts w:cs="Arial"/>
          <w:color w:val="000000"/>
          <w:szCs w:val="20"/>
        </w:rPr>
        <w:t>,</w:t>
      </w:r>
      <w:r w:rsidRPr="00E05DCF">
        <w:rPr>
          <w:rStyle w:val="apple-converted-space"/>
          <w:rFonts w:cs="Arial"/>
          <w:color w:val="000000"/>
          <w:szCs w:val="20"/>
        </w:rPr>
        <w:t> </w:t>
      </w:r>
      <w:r>
        <w:rPr>
          <w:rFonts w:cs="Arial"/>
          <w:color w:val="000000"/>
          <w:szCs w:val="20"/>
        </w:rPr>
        <w:t>SHIKOKU</w:t>
      </w:r>
      <w:r w:rsidRPr="00E05DCF">
        <w:rPr>
          <w:rStyle w:val="apple-converted-space"/>
          <w:rFonts w:cs="Arial"/>
          <w:color w:val="000000"/>
          <w:szCs w:val="20"/>
        </w:rPr>
        <w:t> </w:t>
      </w:r>
      <w:r w:rsidRPr="00E05DCF">
        <w:rPr>
          <w:rFonts w:cs="Arial"/>
          <w:color w:val="000000"/>
          <w:szCs w:val="20"/>
        </w:rPr>
        <w:t>and</w:t>
      </w:r>
      <w:r w:rsidRPr="00E05DCF">
        <w:rPr>
          <w:rStyle w:val="apple-converted-space"/>
          <w:rFonts w:cs="Arial"/>
          <w:color w:val="000000"/>
          <w:szCs w:val="20"/>
        </w:rPr>
        <w:t> </w:t>
      </w:r>
      <w:r>
        <w:rPr>
          <w:rFonts w:cs="Arial"/>
          <w:color w:val="000000"/>
          <w:szCs w:val="20"/>
        </w:rPr>
        <w:t xml:space="preserve">KYUSHU The RYUKU ISLANDS </w:t>
      </w:r>
      <w:r w:rsidRPr="00E05DCF">
        <w:rPr>
          <w:rFonts w:cs="Arial"/>
          <w:color w:val="000000"/>
          <w:szCs w:val="20"/>
        </w:rPr>
        <w:t>including</w:t>
      </w:r>
      <w:r w:rsidRPr="00E05DCF">
        <w:rPr>
          <w:rStyle w:val="apple-converted-space"/>
          <w:rFonts w:cs="Arial"/>
          <w:color w:val="000000"/>
          <w:szCs w:val="20"/>
        </w:rPr>
        <w:t> </w:t>
      </w:r>
      <w:r>
        <w:rPr>
          <w:rFonts w:cs="Arial"/>
          <w:color w:val="000000"/>
          <w:szCs w:val="20"/>
        </w:rPr>
        <w:t>OKINAWA</w:t>
      </w:r>
      <w:r w:rsidRPr="00E05DCF">
        <w:rPr>
          <w:rFonts w:cs="Arial"/>
          <w:color w:val="000000"/>
          <w:szCs w:val="20"/>
        </w:rPr>
        <w:t>, are</w:t>
      </w:r>
      <w:r>
        <w:rPr>
          <w:rFonts w:cs="Arial"/>
          <w:color w:val="000000"/>
          <w:szCs w:val="20"/>
        </w:rPr>
        <w:t xml:space="preserve"> a chain to the south of   KYUSHU </w:t>
      </w:r>
      <w:r w:rsidRPr="00E05DCF">
        <w:rPr>
          <w:rFonts w:cs="Arial"/>
          <w:color w:val="000000"/>
          <w:szCs w:val="20"/>
        </w:rPr>
        <w:t>Together they are often known as the</w:t>
      </w:r>
      <w:r>
        <w:rPr>
          <w:rFonts w:cs="Arial"/>
          <w:color w:val="000000"/>
          <w:szCs w:val="20"/>
        </w:rPr>
        <w:t xml:space="preserve">  JAPANESE ARCHIPELAGO </w:t>
      </w:r>
      <w:r w:rsidRPr="00E05DCF">
        <w:rPr>
          <w:rFonts w:cs="Arial"/>
          <w:color w:val="000000"/>
          <w:szCs w:val="20"/>
        </w:rPr>
        <w:t>.</w:t>
      </w:r>
      <w:r w:rsidRPr="00E05DCF">
        <w:rPr>
          <w:rStyle w:val="apple-converted-space"/>
          <w:rFonts w:cs="Arial"/>
          <w:color w:val="000000"/>
          <w:szCs w:val="20"/>
        </w:rPr>
        <w:t> </w:t>
      </w:r>
    </w:p>
    <w:p w:rsidR="00C5008E" w:rsidRDefault="00C5008E" w:rsidP="009D7089">
      <w:pPr>
        <w:pStyle w:val="NormalWeb"/>
        <w:numPr>
          <w:ilvl w:val="0"/>
          <w:numId w:val="4"/>
        </w:numPr>
        <w:spacing w:before="96" w:after="120" w:line="360" w:lineRule="atLeast"/>
        <w:rPr>
          <w:rFonts w:cs="Arial"/>
          <w:color w:val="000000"/>
          <w:szCs w:val="20"/>
        </w:rPr>
      </w:pPr>
      <w:r w:rsidRPr="00E05DCF">
        <w:rPr>
          <w:rFonts w:cs="Arial"/>
          <w:color w:val="000000"/>
          <w:szCs w:val="20"/>
        </w:rPr>
        <w:t>About 73 percent of Japan is forested, mountainous, and unsuitable for</w:t>
      </w:r>
      <w:r>
        <w:rPr>
          <w:rFonts w:cs="Arial"/>
          <w:color w:val="000000"/>
          <w:szCs w:val="20"/>
        </w:rPr>
        <w:t xml:space="preserve"> agricultural</w:t>
      </w:r>
      <w:r w:rsidRPr="00E05DCF">
        <w:rPr>
          <w:rFonts w:cs="Arial"/>
          <w:color w:val="000000"/>
          <w:szCs w:val="20"/>
        </w:rPr>
        <w:t>,</w:t>
      </w:r>
      <w:r w:rsidRPr="00E05DCF">
        <w:rPr>
          <w:rStyle w:val="apple-converted-space"/>
          <w:rFonts w:cs="Arial"/>
          <w:color w:val="000000"/>
          <w:szCs w:val="20"/>
        </w:rPr>
        <w:t> </w:t>
      </w:r>
      <w:r>
        <w:rPr>
          <w:rFonts w:cs="Arial"/>
          <w:color w:val="000000"/>
          <w:szCs w:val="20"/>
        </w:rPr>
        <w:t>industrial,</w:t>
      </w:r>
      <w:r w:rsidRPr="00E05DCF">
        <w:rPr>
          <w:rFonts w:cs="Arial"/>
          <w:color w:val="000000"/>
          <w:szCs w:val="20"/>
        </w:rPr>
        <w:t xml:space="preserve"> or</w:t>
      </w:r>
      <w:r w:rsidRPr="00E05DCF">
        <w:rPr>
          <w:rStyle w:val="apple-converted-space"/>
          <w:rFonts w:cs="Arial"/>
          <w:color w:val="000000"/>
          <w:szCs w:val="20"/>
        </w:rPr>
        <w:t> </w:t>
      </w:r>
      <w:r w:rsidRPr="00424EF6">
        <w:rPr>
          <w:rFonts w:cs="Arial"/>
          <w:color w:val="000000"/>
          <w:szCs w:val="20"/>
        </w:rPr>
        <w:t>residential</w:t>
      </w:r>
      <w:r>
        <w:rPr>
          <w:rFonts w:cs="Arial"/>
          <w:color w:val="000000"/>
          <w:szCs w:val="20"/>
        </w:rPr>
        <w:t xml:space="preserve"> </w:t>
      </w:r>
      <w:r w:rsidRPr="00E05DCF">
        <w:rPr>
          <w:rFonts w:cs="Arial"/>
          <w:color w:val="000000"/>
          <w:szCs w:val="20"/>
        </w:rPr>
        <w:t>use.</w:t>
      </w:r>
    </w:p>
    <w:p w:rsidR="00C5008E" w:rsidRPr="00E05DCF" w:rsidRDefault="00C5008E" w:rsidP="009D7089">
      <w:pPr>
        <w:pStyle w:val="NormalWeb"/>
        <w:numPr>
          <w:ilvl w:val="0"/>
          <w:numId w:val="4"/>
        </w:numPr>
        <w:spacing w:before="96" w:after="120" w:line="360" w:lineRule="atLeast"/>
        <w:rPr>
          <w:rFonts w:cs="Arial"/>
          <w:color w:val="000000"/>
          <w:szCs w:val="20"/>
        </w:rPr>
      </w:pPr>
      <w:r>
        <w:rPr>
          <w:rFonts w:cs="Arial"/>
          <w:color w:val="000000"/>
          <w:szCs w:val="20"/>
        </w:rPr>
        <w:t>T</w:t>
      </w:r>
      <w:r w:rsidRPr="00E05DCF">
        <w:rPr>
          <w:rFonts w:cs="Arial"/>
          <w:color w:val="000000"/>
          <w:szCs w:val="20"/>
        </w:rPr>
        <w:t>he habitable zones, mainly located in coastal areas, have extremely high population densities. Japan is one of the</w:t>
      </w:r>
      <w:r w:rsidRPr="00E05DCF">
        <w:rPr>
          <w:rStyle w:val="apple-converted-space"/>
          <w:rFonts w:cs="Arial"/>
          <w:color w:val="000000"/>
          <w:szCs w:val="20"/>
        </w:rPr>
        <w:t> </w:t>
      </w:r>
      <w:r>
        <w:rPr>
          <w:rFonts w:cs="Arial"/>
          <w:color w:val="000000"/>
          <w:szCs w:val="20"/>
        </w:rPr>
        <w:t xml:space="preserve">most densely populated countries </w:t>
      </w:r>
      <w:r w:rsidRPr="00E05DCF">
        <w:rPr>
          <w:rFonts w:cs="Arial"/>
          <w:color w:val="000000"/>
          <w:szCs w:val="20"/>
        </w:rPr>
        <w:t>in the world.</w:t>
      </w:r>
    </w:p>
    <w:p w:rsidR="00C5008E" w:rsidRDefault="00C5008E" w:rsidP="009D7089">
      <w:pPr>
        <w:pStyle w:val="NormalWeb"/>
        <w:numPr>
          <w:ilvl w:val="0"/>
          <w:numId w:val="4"/>
        </w:numPr>
        <w:spacing w:before="96" w:after="120" w:line="360" w:lineRule="atLeast"/>
        <w:rPr>
          <w:rFonts w:cs="Arial"/>
          <w:color w:val="000000"/>
          <w:szCs w:val="20"/>
        </w:rPr>
      </w:pPr>
      <w:r w:rsidRPr="00E05DCF">
        <w:rPr>
          <w:rFonts w:cs="Arial"/>
          <w:color w:val="000000"/>
          <w:szCs w:val="20"/>
        </w:rPr>
        <w:t>The islands of Japan are located in a</w:t>
      </w:r>
      <w:r w:rsidRPr="00E05DCF">
        <w:rPr>
          <w:rStyle w:val="apple-converted-space"/>
          <w:rFonts w:cs="Arial"/>
          <w:color w:val="000000"/>
          <w:szCs w:val="20"/>
        </w:rPr>
        <w:t> </w:t>
      </w:r>
      <w:r w:rsidRPr="00424EF6">
        <w:rPr>
          <w:rFonts w:cs="Arial"/>
          <w:color w:val="000000"/>
          <w:szCs w:val="20"/>
        </w:rPr>
        <w:t>volcanic</w:t>
      </w:r>
      <w:r>
        <w:rPr>
          <w:rFonts w:cs="Arial"/>
          <w:color w:val="000000"/>
          <w:szCs w:val="20"/>
        </w:rPr>
        <w:t xml:space="preserve"> </w:t>
      </w:r>
      <w:r w:rsidRPr="00E05DCF">
        <w:rPr>
          <w:rFonts w:cs="Arial"/>
          <w:color w:val="000000"/>
          <w:szCs w:val="20"/>
        </w:rPr>
        <w:t>zone on the</w:t>
      </w:r>
      <w:r w:rsidRPr="00E05DCF">
        <w:rPr>
          <w:rStyle w:val="apple-converted-space"/>
          <w:rFonts w:cs="Arial"/>
          <w:color w:val="000000"/>
          <w:szCs w:val="20"/>
        </w:rPr>
        <w:t> </w:t>
      </w:r>
      <w:r w:rsidRPr="00424EF6">
        <w:rPr>
          <w:rFonts w:cs="Arial"/>
          <w:color w:val="000000"/>
          <w:szCs w:val="20"/>
        </w:rPr>
        <w:t>Pacific Ring of Fire</w:t>
      </w:r>
      <w:r w:rsidRPr="00E05DCF">
        <w:rPr>
          <w:rFonts w:cs="Arial"/>
          <w:color w:val="000000"/>
          <w:szCs w:val="20"/>
        </w:rPr>
        <w:t>. They are primarily the result of large oceanic movements occurring over hundreds of millions of years from the mid-Silurian to the Pleistocene as a result of the</w:t>
      </w:r>
      <w:r w:rsidRPr="00E05DCF">
        <w:rPr>
          <w:rStyle w:val="apple-converted-space"/>
          <w:rFonts w:cs="Arial"/>
          <w:color w:val="000000"/>
          <w:szCs w:val="20"/>
        </w:rPr>
        <w:t> </w:t>
      </w:r>
      <w:r>
        <w:rPr>
          <w:rFonts w:cs="Arial"/>
          <w:color w:val="000000"/>
          <w:szCs w:val="20"/>
        </w:rPr>
        <w:t>subduction</w:t>
      </w:r>
      <w:r w:rsidRPr="00E05DCF">
        <w:rPr>
          <w:rStyle w:val="apple-converted-space"/>
          <w:rFonts w:cs="Arial"/>
          <w:color w:val="000000"/>
          <w:szCs w:val="20"/>
        </w:rPr>
        <w:t> </w:t>
      </w:r>
      <w:r w:rsidRPr="00E05DCF">
        <w:rPr>
          <w:rFonts w:cs="Arial"/>
          <w:color w:val="000000"/>
          <w:szCs w:val="20"/>
        </w:rPr>
        <w:t>of the</w:t>
      </w:r>
      <w:r w:rsidRPr="00E05DCF">
        <w:rPr>
          <w:rStyle w:val="apple-converted-space"/>
          <w:rFonts w:cs="Arial"/>
          <w:color w:val="000000"/>
          <w:szCs w:val="20"/>
        </w:rPr>
        <w:t> </w:t>
      </w:r>
      <w:r w:rsidRPr="00424EF6">
        <w:rPr>
          <w:rFonts w:cs="Arial"/>
          <w:color w:val="000000"/>
          <w:szCs w:val="20"/>
        </w:rPr>
        <w:t>Philippine</w:t>
      </w:r>
      <w:r>
        <w:rPr>
          <w:rFonts w:cs="Arial"/>
          <w:color w:val="000000"/>
          <w:szCs w:val="20"/>
        </w:rPr>
        <w:t xml:space="preserve"> Sea</w:t>
      </w:r>
      <w:r w:rsidRPr="00424EF6">
        <w:rPr>
          <w:rFonts w:cs="Arial"/>
          <w:color w:val="000000"/>
          <w:szCs w:val="20"/>
        </w:rPr>
        <w:t xml:space="preserve"> Plate</w:t>
      </w:r>
      <w:r w:rsidRPr="00E05DCF">
        <w:rPr>
          <w:rStyle w:val="apple-converted-space"/>
          <w:rFonts w:cs="Arial"/>
          <w:color w:val="000000"/>
          <w:szCs w:val="20"/>
        </w:rPr>
        <w:t> </w:t>
      </w:r>
      <w:r w:rsidRPr="00E05DCF">
        <w:rPr>
          <w:rFonts w:cs="Arial"/>
          <w:color w:val="000000"/>
          <w:szCs w:val="20"/>
        </w:rPr>
        <w:t>beneath the continental</w:t>
      </w:r>
      <w:r>
        <w:rPr>
          <w:rFonts w:cs="Arial"/>
          <w:color w:val="000000"/>
          <w:szCs w:val="20"/>
        </w:rPr>
        <w:t xml:space="preserve"> </w:t>
      </w:r>
      <w:r w:rsidRPr="00424EF6">
        <w:rPr>
          <w:rFonts w:cs="Arial"/>
          <w:color w:val="000000"/>
          <w:szCs w:val="20"/>
        </w:rPr>
        <w:t>Amurian Plate</w:t>
      </w:r>
      <w:r w:rsidRPr="00E05DCF">
        <w:rPr>
          <w:rStyle w:val="apple-converted-space"/>
          <w:rFonts w:cs="Arial"/>
          <w:color w:val="000000"/>
          <w:szCs w:val="20"/>
        </w:rPr>
        <w:t> </w:t>
      </w:r>
      <w:r w:rsidRPr="00E05DCF">
        <w:rPr>
          <w:rFonts w:cs="Arial"/>
          <w:color w:val="000000"/>
          <w:szCs w:val="20"/>
        </w:rPr>
        <w:t>and</w:t>
      </w:r>
      <w:r w:rsidRPr="00E05DCF">
        <w:rPr>
          <w:rStyle w:val="apple-converted-space"/>
          <w:rFonts w:cs="Arial"/>
          <w:color w:val="000000"/>
          <w:szCs w:val="20"/>
        </w:rPr>
        <w:t> </w:t>
      </w:r>
      <w:r w:rsidRPr="00424EF6">
        <w:rPr>
          <w:rFonts w:cs="Arial"/>
          <w:color w:val="000000"/>
          <w:szCs w:val="20"/>
        </w:rPr>
        <w:t>Okinawa Plate</w:t>
      </w:r>
      <w:r w:rsidRPr="00E05DCF">
        <w:rPr>
          <w:rStyle w:val="apple-converted-space"/>
          <w:rFonts w:cs="Arial"/>
          <w:color w:val="000000"/>
          <w:szCs w:val="20"/>
        </w:rPr>
        <w:t> </w:t>
      </w:r>
      <w:r w:rsidRPr="00E05DCF">
        <w:rPr>
          <w:rFonts w:cs="Arial"/>
          <w:color w:val="000000"/>
          <w:szCs w:val="20"/>
        </w:rPr>
        <w:t>to the south, and subduction of the</w:t>
      </w:r>
      <w:r w:rsidRPr="00E05DCF">
        <w:rPr>
          <w:rStyle w:val="apple-converted-space"/>
          <w:rFonts w:cs="Arial"/>
          <w:color w:val="000000"/>
          <w:szCs w:val="20"/>
        </w:rPr>
        <w:t> </w:t>
      </w:r>
      <w:r w:rsidRPr="00424EF6">
        <w:rPr>
          <w:rFonts w:cs="Arial"/>
          <w:color w:val="000000"/>
          <w:szCs w:val="20"/>
        </w:rPr>
        <w:t>Pacific Plate</w:t>
      </w:r>
      <w:r w:rsidRPr="00E05DCF">
        <w:rPr>
          <w:rStyle w:val="apple-converted-space"/>
          <w:rFonts w:cs="Arial"/>
          <w:color w:val="000000"/>
          <w:szCs w:val="20"/>
        </w:rPr>
        <w:t> </w:t>
      </w:r>
      <w:r w:rsidRPr="00E05DCF">
        <w:rPr>
          <w:rFonts w:cs="Arial"/>
          <w:color w:val="000000"/>
          <w:szCs w:val="20"/>
        </w:rPr>
        <w:t>under the</w:t>
      </w:r>
      <w:r w:rsidRPr="00E05DCF">
        <w:rPr>
          <w:rStyle w:val="apple-converted-space"/>
          <w:rFonts w:cs="Arial"/>
          <w:color w:val="000000"/>
          <w:szCs w:val="20"/>
        </w:rPr>
        <w:t> </w:t>
      </w:r>
      <w:r w:rsidRPr="00424EF6">
        <w:rPr>
          <w:rFonts w:cs="Arial"/>
          <w:color w:val="000000"/>
          <w:szCs w:val="20"/>
        </w:rPr>
        <w:t>Okhotsk Plate</w:t>
      </w:r>
      <w:r w:rsidRPr="00E05DCF">
        <w:rPr>
          <w:rStyle w:val="apple-converted-space"/>
          <w:rFonts w:cs="Arial"/>
          <w:color w:val="000000"/>
          <w:szCs w:val="20"/>
        </w:rPr>
        <w:t> </w:t>
      </w:r>
      <w:r w:rsidRPr="00E05DCF">
        <w:rPr>
          <w:rFonts w:cs="Arial"/>
          <w:color w:val="000000"/>
          <w:szCs w:val="20"/>
        </w:rPr>
        <w:t xml:space="preserve">to the north. </w:t>
      </w:r>
    </w:p>
    <w:p w:rsidR="00C5008E" w:rsidRDefault="00C5008E" w:rsidP="009D7089">
      <w:pPr>
        <w:pStyle w:val="NormalWeb"/>
        <w:numPr>
          <w:ilvl w:val="0"/>
          <w:numId w:val="4"/>
        </w:numPr>
        <w:spacing w:before="96" w:after="120" w:line="360" w:lineRule="atLeast"/>
        <w:rPr>
          <w:rFonts w:cs="Arial"/>
          <w:color w:val="000000"/>
          <w:szCs w:val="20"/>
        </w:rPr>
      </w:pPr>
      <w:r w:rsidRPr="00E05DCF">
        <w:rPr>
          <w:rFonts w:cs="Arial"/>
          <w:color w:val="000000"/>
          <w:szCs w:val="20"/>
        </w:rPr>
        <w:t>Japan was originally attached to the eastern coast of the Eurasian continent. The subducting</w:t>
      </w:r>
      <w:r>
        <w:rPr>
          <w:rFonts w:cs="Arial"/>
          <w:color w:val="000000"/>
          <w:szCs w:val="20"/>
        </w:rPr>
        <w:t xml:space="preserve"> </w:t>
      </w:r>
      <w:r w:rsidRPr="00E05DCF">
        <w:rPr>
          <w:rFonts w:cs="Arial"/>
          <w:color w:val="000000"/>
          <w:szCs w:val="20"/>
        </w:rPr>
        <w:t>plates pulled Japan eastward, opening the</w:t>
      </w:r>
      <w:r w:rsidRPr="00E05DCF">
        <w:rPr>
          <w:rStyle w:val="apple-converted-space"/>
          <w:rFonts w:cs="Arial"/>
          <w:color w:val="000000"/>
          <w:szCs w:val="20"/>
        </w:rPr>
        <w:t> </w:t>
      </w:r>
      <w:r w:rsidRPr="00424EF6">
        <w:rPr>
          <w:rFonts w:cs="Arial"/>
          <w:color w:val="000000"/>
          <w:szCs w:val="20"/>
        </w:rPr>
        <w:t>Sea of Japan</w:t>
      </w:r>
      <w:r w:rsidRPr="00E05DCF">
        <w:rPr>
          <w:rStyle w:val="apple-converted-space"/>
          <w:rFonts w:cs="Arial"/>
          <w:color w:val="000000"/>
          <w:szCs w:val="20"/>
        </w:rPr>
        <w:t> </w:t>
      </w:r>
      <w:r w:rsidRPr="00E05DCF">
        <w:rPr>
          <w:rFonts w:cs="Arial"/>
          <w:color w:val="000000"/>
          <w:szCs w:val="20"/>
        </w:rPr>
        <w:t>around 15 million years ago.</w:t>
      </w:r>
      <w:r>
        <w:rPr>
          <w:rFonts w:cs="Arial"/>
          <w:color w:val="000000"/>
          <w:szCs w:val="20"/>
        </w:rPr>
        <w:t xml:space="preserve"> </w:t>
      </w:r>
    </w:p>
    <w:p w:rsidR="00C5008E" w:rsidRDefault="00C5008E" w:rsidP="009D7089">
      <w:pPr>
        <w:pStyle w:val="NormalWeb"/>
        <w:numPr>
          <w:ilvl w:val="0"/>
          <w:numId w:val="4"/>
        </w:numPr>
        <w:spacing w:before="96" w:after="120" w:line="360" w:lineRule="atLeast"/>
        <w:rPr>
          <w:rStyle w:val="apple-converted-space"/>
          <w:rFonts w:cs="Arial"/>
          <w:color w:val="000000"/>
          <w:szCs w:val="20"/>
        </w:rPr>
      </w:pPr>
      <w:r w:rsidRPr="00E05DCF">
        <w:rPr>
          <w:rFonts w:cs="Arial"/>
          <w:color w:val="000000"/>
          <w:szCs w:val="20"/>
        </w:rPr>
        <w:t>Japan has 108 active volcanoes. Destructive</w:t>
      </w:r>
      <w:r w:rsidRPr="00E05DCF">
        <w:rPr>
          <w:rStyle w:val="apple-converted-space"/>
          <w:rFonts w:cs="Arial"/>
          <w:color w:val="000000"/>
          <w:szCs w:val="20"/>
        </w:rPr>
        <w:t> </w:t>
      </w:r>
      <w:r w:rsidRPr="00424EF6">
        <w:rPr>
          <w:rFonts w:cs="Arial"/>
          <w:color w:val="000000"/>
          <w:szCs w:val="20"/>
        </w:rPr>
        <w:t>earthquakes</w:t>
      </w:r>
      <w:r w:rsidRPr="00E05DCF">
        <w:rPr>
          <w:rFonts w:cs="Arial"/>
          <w:color w:val="000000"/>
          <w:szCs w:val="20"/>
        </w:rPr>
        <w:t>, often resulting in</w:t>
      </w:r>
      <w:r w:rsidRPr="00E05DCF">
        <w:rPr>
          <w:rStyle w:val="apple-converted-space"/>
          <w:rFonts w:cs="Arial"/>
          <w:color w:val="000000"/>
          <w:szCs w:val="20"/>
        </w:rPr>
        <w:t> </w:t>
      </w:r>
      <w:r w:rsidRPr="00424EF6">
        <w:rPr>
          <w:rFonts w:cs="Arial"/>
          <w:color w:val="000000"/>
          <w:szCs w:val="20"/>
        </w:rPr>
        <w:t>tsunami</w:t>
      </w:r>
      <w:r w:rsidRPr="00E05DCF">
        <w:rPr>
          <w:rFonts w:cs="Arial"/>
          <w:color w:val="000000"/>
          <w:szCs w:val="20"/>
        </w:rPr>
        <w:t>, occur several times each century.</w:t>
      </w:r>
      <w:hyperlink r:id="rId21" w:anchor="cite_note-77" w:history="1">
        <w:r w:rsidRPr="00E05DCF">
          <w:rPr>
            <w:rStyle w:val="Hyperlink"/>
            <w:rFonts w:cs="Arial"/>
            <w:color w:val="0645AD"/>
            <w:szCs w:val="20"/>
            <w:vertAlign w:val="superscript"/>
          </w:rPr>
          <w:t>]</w:t>
        </w:r>
      </w:hyperlink>
      <w:r w:rsidRPr="00E05DCF">
        <w:rPr>
          <w:rStyle w:val="apple-converted-space"/>
          <w:rFonts w:cs="Arial"/>
          <w:color w:val="000000"/>
          <w:szCs w:val="20"/>
        </w:rPr>
        <w:t> </w:t>
      </w:r>
    </w:p>
    <w:p w:rsidR="00C5008E" w:rsidRPr="00C5008E" w:rsidRDefault="00C5008E" w:rsidP="009D7089">
      <w:pPr>
        <w:pStyle w:val="NormalWeb"/>
        <w:numPr>
          <w:ilvl w:val="0"/>
          <w:numId w:val="4"/>
        </w:numPr>
        <w:spacing w:before="96" w:after="120" w:line="360" w:lineRule="atLeast"/>
        <w:rPr>
          <w:rFonts w:cs="Arial"/>
          <w:color w:val="000000"/>
          <w:szCs w:val="20"/>
        </w:rPr>
      </w:pPr>
      <w:r w:rsidRPr="00C5008E">
        <w:rPr>
          <w:rFonts w:cs="Arial"/>
          <w:color w:val="000000"/>
          <w:szCs w:val="20"/>
        </w:rPr>
        <w:t>The</w:t>
      </w:r>
      <w:r w:rsidRPr="00C5008E">
        <w:rPr>
          <w:rStyle w:val="apple-converted-space"/>
          <w:rFonts w:cs="Arial"/>
          <w:color w:val="000000"/>
          <w:szCs w:val="20"/>
        </w:rPr>
        <w:t> </w:t>
      </w:r>
      <w:r w:rsidRPr="00C5008E">
        <w:rPr>
          <w:rFonts w:cs="Arial"/>
          <w:color w:val="000000"/>
          <w:szCs w:val="20"/>
        </w:rPr>
        <w:t>1923 Tokyo earthquake</w:t>
      </w:r>
      <w:r w:rsidRPr="00C5008E">
        <w:rPr>
          <w:rStyle w:val="apple-converted-space"/>
          <w:rFonts w:cs="Arial"/>
          <w:color w:val="000000"/>
          <w:szCs w:val="20"/>
        </w:rPr>
        <w:t> </w:t>
      </w:r>
      <w:r w:rsidRPr="00C5008E">
        <w:rPr>
          <w:rFonts w:cs="Arial"/>
          <w:color w:val="000000"/>
          <w:szCs w:val="20"/>
        </w:rPr>
        <w:t>killed over 140,000 people. More recent major quakes are the</w:t>
      </w:r>
      <w:r w:rsidRPr="00C5008E">
        <w:rPr>
          <w:rStyle w:val="apple-converted-space"/>
          <w:rFonts w:cs="Arial"/>
          <w:color w:val="000000"/>
          <w:szCs w:val="20"/>
        </w:rPr>
        <w:t> </w:t>
      </w:r>
      <w:r w:rsidRPr="00C5008E">
        <w:rPr>
          <w:rFonts w:cs="Arial"/>
          <w:color w:val="000000"/>
          <w:szCs w:val="20"/>
        </w:rPr>
        <w:t>1995 Great Hanshin earthquake</w:t>
      </w:r>
      <w:r w:rsidRPr="00C5008E">
        <w:rPr>
          <w:rStyle w:val="apple-converted-space"/>
          <w:rFonts w:cs="Arial"/>
          <w:color w:val="000000"/>
          <w:szCs w:val="20"/>
        </w:rPr>
        <w:t> </w:t>
      </w:r>
      <w:r w:rsidRPr="00C5008E">
        <w:rPr>
          <w:rFonts w:cs="Arial"/>
          <w:color w:val="000000"/>
          <w:szCs w:val="20"/>
        </w:rPr>
        <w:t>and the</w:t>
      </w:r>
      <w:r w:rsidRPr="00C5008E">
        <w:rPr>
          <w:rStyle w:val="apple-converted-space"/>
          <w:rFonts w:cs="Arial"/>
          <w:color w:val="000000"/>
          <w:szCs w:val="20"/>
        </w:rPr>
        <w:t> </w:t>
      </w:r>
      <w:r w:rsidRPr="00C5008E">
        <w:rPr>
          <w:rFonts w:cs="Arial"/>
          <w:color w:val="000000"/>
          <w:szCs w:val="20"/>
        </w:rPr>
        <w:t>2011 Tōhoku earthquake, a 9.0-magnitude quake which hit Japan on March 11, 2011, and triggered a large tsunami</w:t>
      </w:r>
    </w:p>
    <w:p w:rsidR="001C5E7E" w:rsidRDefault="001C5E7E" w:rsidP="00425F32">
      <w:pPr>
        <w:jc w:val="right"/>
        <w:rPr>
          <w:b/>
          <w:sz w:val="28"/>
          <w:szCs w:val="28"/>
        </w:rPr>
      </w:pPr>
    </w:p>
    <w:p w:rsidR="00E42258" w:rsidRPr="001C5E7E" w:rsidRDefault="00D80D73" w:rsidP="00E42258">
      <w:pPr>
        <w:spacing w:before="100" w:beforeAutospacing="1" w:after="100" w:afterAutospacing="1" w:line="240" w:lineRule="auto"/>
        <w:rPr>
          <w:rFonts w:ascii="Arial" w:eastAsia="Times New Roman" w:hAnsi="Arial" w:cs="Arial"/>
          <w:color w:val="000000" w:themeColor="text1"/>
          <w:sz w:val="27"/>
          <w:u w:val="words"/>
        </w:rPr>
      </w:pPr>
      <w:hyperlink r:id="rId22" w:history="1">
        <w:r w:rsidR="00E42258" w:rsidRPr="001C5E7E">
          <w:rPr>
            <w:rFonts w:ascii="Arial" w:eastAsia="Times New Roman" w:hAnsi="Arial" w:cs="Arial"/>
            <w:color w:val="000000" w:themeColor="text1"/>
            <w:sz w:val="27"/>
          </w:rPr>
          <w:t>Geographic Regions</w:t>
        </w:r>
      </w:hyperlink>
    </w:p>
    <w:p w:rsidR="00E42258" w:rsidRPr="004E58F5" w:rsidRDefault="004E58F5" w:rsidP="00E42258">
      <w:pPr>
        <w:spacing w:before="100" w:beforeAutospacing="1" w:after="100" w:afterAutospacing="1" w:line="240" w:lineRule="auto"/>
        <w:rPr>
          <w:rFonts w:ascii="Times New Roman" w:eastAsia="Times New Roman" w:hAnsi="Times New Roman" w:cs="Arial"/>
          <w:color w:val="000000" w:themeColor="text1"/>
          <w:sz w:val="24"/>
        </w:rPr>
      </w:pPr>
      <w:r>
        <w:rPr>
          <w:rFonts w:ascii="Times New Roman" w:eastAsia="Times New Roman" w:hAnsi="Times New Roman" w:cs="Arial"/>
          <w:color w:val="000000" w:themeColor="text1"/>
          <w:sz w:val="24"/>
        </w:rPr>
        <w:t>1.</w:t>
      </w:r>
      <w:r w:rsidR="00E42258" w:rsidRPr="004E58F5">
        <w:rPr>
          <w:rFonts w:ascii="Times New Roman" w:eastAsia="Times New Roman" w:hAnsi="Times New Roman" w:cs="Arial"/>
          <w:color w:val="000000" w:themeColor="text1"/>
          <w:sz w:val="24"/>
        </w:rPr>
        <w:t xml:space="preserve">Hokkaido      </w:t>
      </w:r>
      <w:r>
        <w:rPr>
          <w:rFonts w:ascii="Times New Roman" w:eastAsia="Times New Roman" w:hAnsi="Times New Roman" w:cs="Arial"/>
          <w:color w:val="000000" w:themeColor="text1"/>
          <w:sz w:val="24"/>
        </w:rPr>
        <w:t>2.</w:t>
      </w:r>
      <w:r w:rsidR="00E42258" w:rsidRPr="004E58F5">
        <w:rPr>
          <w:rFonts w:ascii="Times New Roman" w:eastAsia="Times New Roman" w:hAnsi="Times New Roman" w:cs="Arial"/>
          <w:color w:val="000000" w:themeColor="text1"/>
          <w:sz w:val="24"/>
        </w:rPr>
        <w:t xml:space="preserve"> </w:t>
      </w:r>
      <w:hyperlink r:id="rId23" w:history="1">
        <w:r w:rsidR="00E42258" w:rsidRPr="004E58F5">
          <w:rPr>
            <w:rFonts w:ascii="Times New Roman" w:eastAsia="Times New Roman" w:hAnsi="Times New Roman" w:cs="Arial"/>
            <w:color w:val="000000" w:themeColor="text1"/>
            <w:sz w:val="24"/>
          </w:rPr>
          <w:t>Chubu</w:t>
        </w:r>
      </w:hyperlink>
      <w:r w:rsidR="00E42258" w:rsidRPr="004E58F5">
        <w:rPr>
          <w:rFonts w:ascii="Times New Roman" w:eastAsia="Times New Roman" w:hAnsi="Times New Roman" w:cs="Arial"/>
          <w:color w:val="000000" w:themeColor="text1"/>
          <w:sz w:val="24"/>
          <w:szCs w:val="27"/>
        </w:rPr>
        <w:t xml:space="preserve">     </w:t>
      </w:r>
      <w:r>
        <w:rPr>
          <w:rFonts w:ascii="Times New Roman" w:eastAsia="Times New Roman" w:hAnsi="Times New Roman" w:cs="Arial"/>
          <w:color w:val="000000" w:themeColor="text1"/>
          <w:sz w:val="24"/>
          <w:szCs w:val="27"/>
        </w:rPr>
        <w:t>3.</w:t>
      </w:r>
      <w:r w:rsidR="00E42258" w:rsidRPr="004E58F5">
        <w:rPr>
          <w:rFonts w:ascii="Times New Roman" w:eastAsia="Times New Roman" w:hAnsi="Times New Roman" w:cs="Arial"/>
          <w:color w:val="000000" w:themeColor="text1"/>
          <w:sz w:val="24"/>
          <w:szCs w:val="27"/>
        </w:rPr>
        <w:t xml:space="preserve">  </w:t>
      </w:r>
      <w:hyperlink r:id="rId24" w:history="1">
        <w:r w:rsidR="00E42258" w:rsidRPr="004E58F5">
          <w:rPr>
            <w:rFonts w:ascii="Times New Roman" w:eastAsia="Times New Roman" w:hAnsi="Times New Roman" w:cs="Arial"/>
            <w:color w:val="000000" w:themeColor="text1"/>
            <w:sz w:val="24"/>
          </w:rPr>
          <w:t>Tohoku</w:t>
        </w:r>
      </w:hyperlink>
      <w:r w:rsidR="00E42258" w:rsidRPr="004E58F5">
        <w:rPr>
          <w:rFonts w:ascii="Times New Roman" w:eastAsia="Times New Roman" w:hAnsi="Times New Roman" w:cs="Arial"/>
          <w:color w:val="000000" w:themeColor="text1"/>
          <w:sz w:val="24"/>
          <w:szCs w:val="27"/>
        </w:rPr>
        <w:t xml:space="preserve">    </w:t>
      </w:r>
      <w:r>
        <w:rPr>
          <w:rFonts w:ascii="Times New Roman" w:eastAsia="Times New Roman" w:hAnsi="Times New Roman" w:cs="Arial"/>
          <w:color w:val="000000" w:themeColor="text1"/>
          <w:sz w:val="24"/>
          <w:szCs w:val="27"/>
        </w:rPr>
        <w:t>4.</w:t>
      </w:r>
      <w:r w:rsidR="00E42258" w:rsidRPr="004E58F5">
        <w:rPr>
          <w:rFonts w:ascii="Times New Roman" w:eastAsia="Times New Roman" w:hAnsi="Times New Roman" w:cs="Arial"/>
          <w:color w:val="000000" w:themeColor="text1"/>
          <w:sz w:val="24"/>
          <w:szCs w:val="27"/>
        </w:rPr>
        <w:t xml:space="preserve">  </w:t>
      </w:r>
      <w:r w:rsidR="00E42258" w:rsidRPr="004E58F5">
        <w:rPr>
          <w:rFonts w:ascii="Times New Roman" w:eastAsia="Times New Roman" w:hAnsi="Times New Roman" w:cs="Arial"/>
          <w:color w:val="000000" w:themeColor="text1"/>
          <w:sz w:val="24"/>
        </w:rPr>
        <w:t xml:space="preserve">Shikoku    </w:t>
      </w:r>
      <w:r>
        <w:rPr>
          <w:rFonts w:ascii="Times New Roman" w:eastAsia="Times New Roman" w:hAnsi="Times New Roman" w:cs="Arial"/>
          <w:color w:val="000000" w:themeColor="text1"/>
          <w:sz w:val="24"/>
        </w:rPr>
        <w:t>5.</w:t>
      </w:r>
      <w:r w:rsidR="00E42258" w:rsidRPr="004E58F5">
        <w:rPr>
          <w:rFonts w:ascii="Times New Roman" w:eastAsia="Times New Roman" w:hAnsi="Times New Roman" w:cs="Arial"/>
          <w:color w:val="000000" w:themeColor="text1"/>
          <w:sz w:val="24"/>
        </w:rPr>
        <w:t xml:space="preserve">  Ryukyu Islands</w:t>
      </w:r>
      <w:r w:rsidR="00E42258" w:rsidRPr="004E58F5">
        <w:rPr>
          <w:rFonts w:ascii="Times New Roman" w:eastAsia="Times New Roman" w:hAnsi="Times New Roman" w:cs="Arial"/>
          <w:color w:val="000000" w:themeColor="text1"/>
          <w:sz w:val="24"/>
          <w:szCs w:val="27"/>
        </w:rPr>
        <w:t xml:space="preserve">   </w:t>
      </w:r>
      <w:r>
        <w:rPr>
          <w:rFonts w:ascii="Times New Roman" w:eastAsia="Times New Roman" w:hAnsi="Times New Roman" w:cs="Arial"/>
          <w:color w:val="000000" w:themeColor="text1"/>
          <w:sz w:val="24"/>
          <w:szCs w:val="27"/>
        </w:rPr>
        <w:t>6.</w:t>
      </w:r>
      <w:r w:rsidR="00E42258" w:rsidRPr="004E58F5">
        <w:rPr>
          <w:rFonts w:ascii="Times New Roman" w:eastAsia="Times New Roman" w:hAnsi="Times New Roman" w:cs="Arial"/>
          <w:color w:val="000000" w:themeColor="text1"/>
          <w:sz w:val="24"/>
          <w:szCs w:val="27"/>
        </w:rPr>
        <w:t xml:space="preserve"> </w:t>
      </w:r>
      <w:hyperlink r:id="rId25" w:history="1">
        <w:r w:rsidR="00E42258" w:rsidRPr="004E58F5">
          <w:rPr>
            <w:rFonts w:ascii="Times New Roman" w:eastAsia="Times New Roman" w:hAnsi="Times New Roman" w:cs="Arial"/>
            <w:color w:val="000000" w:themeColor="text1"/>
            <w:sz w:val="24"/>
          </w:rPr>
          <w:t>Kanto</w:t>
        </w:r>
      </w:hyperlink>
      <w:r w:rsidR="00E42258" w:rsidRPr="004E58F5">
        <w:rPr>
          <w:rFonts w:ascii="Times New Roman" w:eastAsia="Times New Roman" w:hAnsi="Times New Roman" w:cs="Arial"/>
          <w:color w:val="000000" w:themeColor="text1"/>
          <w:sz w:val="24"/>
          <w:szCs w:val="27"/>
        </w:rPr>
        <w:t xml:space="preserve">     </w:t>
      </w:r>
      <w:r>
        <w:rPr>
          <w:rFonts w:ascii="Times New Roman" w:eastAsia="Times New Roman" w:hAnsi="Times New Roman" w:cs="Arial"/>
          <w:color w:val="000000" w:themeColor="text1"/>
          <w:sz w:val="24"/>
          <w:szCs w:val="27"/>
        </w:rPr>
        <w:t>7.</w:t>
      </w:r>
      <w:r w:rsidR="00E42258" w:rsidRPr="004E58F5">
        <w:rPr>
          <w:rFonts w:ascii="Times New Roman" w:eastAsia="Times New Roman" w:hAnsi="Times New Roman" w:cs="Arial"/>
          <w:color w:val="000000" w:themeColor="text1"/>
          <w:sz w:val="24"/>
          <w:szCs w:val="27"/>
        </w:rPr>
        <w:t xml:space="preserve">  </w:t>
      </w:r>
      <w:hyperlink r:id="rId26" w:history="1">
        <w:r w:rsidR="00E42258" w:rsidRPr="004E58F5">
          <w:rPr>
            <w:rFonts w:ascii="Times New Roman" w:eastAsia="Times New Roman" w:hAnsi="Times New Roman" w:cs="Arial"/>
            <w:color w:val="000000" w:themeColor="text1"/>
            <w:sz w:val="24"/>
          </w:rPr>
          <w:t>Kinki</w:t>
        </w:r>
      </w:hyperlink>
      <w:r w:rsidR="00E42258" w:rsidRPr="004E58F5">
        <w:rPr>
          <w:rFonts w:ascii="Times New Roman" w:eastAsia="Times New Roman" w:hAnsi="Times New Roman" w:cs="Arial"/>
          <w:color w:val="000000" w:themeColor="text1"/>
          <w:sz w:val="24"/>
          <w:szCs w:val="27"/>
        </w:rPr>
        <w:t xml:space="preserve">        </w:t>
      </w:r>
      <w:r>
        <w:rPr>
          <w:rFonts w:ascii="Times New Roman" w:eastAsia="Times New Roman" w:hAnsi="Times New Roman" w:cs="Arial"/>
          <w:color w:val="000000" w:themeColor="text1"/>
          <w:sz w:val="24"/>
          <w:szCs w:val="27"/>
        </w:rPr>
        <w:t>8.</w:t>
      </w:r>
      <w:hyperlink r:id="rId27" w:history="1">
        <w:r w:rsidR="00E42258" w:rsidRPr="004E58F5">
          <w:rPr>
            <w:rFonts w:ascii="Times New Roman" w:eastAsia="Times New Roman" w:hAnsi="Times New Roman" w:cs="Arial"/>
            <w:color w:val="000000" w:themeColor="text1"/>
            <w:sz w:val="24"/>
          </w:rPr>
          <w:t>Chugoku</w:t>
        </w:r>
      </w:hyperlink>
      <w:r w:rsidRPr="004E58F5">
        <w:rPr>
          <w:rFonts w:ascii="Times New Roman" w:hAnsi="Times New Roman"/>
          <w:sz w:val="24"/>
        </w:rPr>
        <w:t xml:space="preserve">       </w:t>
      </w:r>
      <w:r>
        <w:rPr>
          <w:rFonts w:ascii="Times New Roman" w:hAnsi="Times New Roman"/>
          <w:sz w:val="24"/>
        </w:rPr>
        <w:t>9.</w:t>
      </w:r>
      <w:r w:rsidRPr="004E58F5">
        <w:rPr>
          <w:rFonts w:ascii="Times New Roman" w:hAnsi="Times New Roman"/>
          <w:sz w:val="24"/>
        </w:rPr>
        <w:t>kyushu</w:t>
      </w:r>
    </w:p>
    <w:p w:rsidR="00E42258" w:rsidRDefault="00E42258" w:rsidP="00E42258">
      <w:pPr>
        <w:pStyle w:val="ListParagraph"/>
        <w:spacing w:before="100" w:beforeAutospacing="1" w:after="100" w:afterAutospacing="1" w:line="240" w:lineRule="auto"/>
        <w:ind w:left="2700"/>
        <w:rPr>
          <w:rFonts w:ascii="Arial" w:eastAsia="Times New Roman" w:hAnsi="Arial" w:cs="Arial"/>
          <w:color w:val="000000" w:themeColor="text1"/>
          <w:sz w:val="27"/>
        </w:rPr>
      </w:pPr>
      <w:r w:rsidRPr="00E42258">
        <w:rPr>
          <w:rFonts w:ascii="Arial" w:eastAsia="Times New Roman" w:hAnsi="Arial" w:cs="Arial"/>
          <w:color w:val="000000" w:themeColor="text1"/>
          <w:sz w:val="27"/>
        </w:rPr>
        <w:t xml:space="preserve">   </w:t>
      </w:r>
    </w:p>
    <w:p w:rsidR="004E58F5" w:rsidRDefault="00E42258" w:rsidP="00E42258">
      <w:pPr>
        <w:pStyle w:val="ListParagraph"/>
        <w:spacing w:before="100" w:beforeAutospacing="1" w:after="100" w:afterAutospacing="1" w:line="240" w:lineRule="auto"/>
        <w:ind w:left="2700"/>
        <w:rPr>
          <w:rFonts w:ascii="Arial" w:eastAsia="Times New Roman" w:hAnsi="Arial" w:cs="Arial"/>
          <w:color w:val="000000" w:themeColor="text1"/>
          <w:sz w:val="27"/>
        </w:rPr>
      </w:pPr>
      <w:r>
        <w:rPr>
          <w:rFonts w:ascii="Arial" w:eastAsia="Times New Roman" w:hAnsi="Arial" w:cs="Arial"/>
          <w:color w:val="000000" w:themeColor="text1"/>
          <w:sz w:val="27"/>
        </w:rPr>
        <w:t xml:space="preserve">               </w:t>
      </w:r>
    </w:p>
    <w:p w:rsidR="001C5E7E" w:rsidRPr="00E42258" w:rsidRDefault="004E58F5" w:rsidP="00E42258">
      <w:pPr>
        <w:pStyle w:val="ListParagraph"/>
        <w:spacing w:before="100" w:beforeAutospacing="1" w:after="100" w:afterAutospacing="1" w:line="240" w:lineRule="auto"/>
        <w:ind w:left="2700"/>
        <w:rPr>
          <w:rFonts w:ascii="Arial" w:eastAsia="Times New Roman" w:hAnsi="Arial" w:cs="Arial"/>
          <w:color w:val="000000" w:themeColor="text1"/>
          <w:sz w:val="27"/>
        </w:rPr>
      </w:pPr>
      <w:r>
        <w:rPr>
          <w:rFonts w:ascii="Arial" w:eastAsia="Times New Roman" w:hAnsi="Arial" w:cs="Arial"/>
          <w:color w:val="000000" w:themeColor="text1"/>
          <w:sz w:val="27"/>
        </w:rPr>
        <w:lastRenderedPageBreak/>
        <w:t xml:space="preserve">               </w:t>
      </w:r>
      <w:r w:rsidR="00E42258">
        <w:rPr>
          <w:rFonts w:ascii="Arial" w:eastAsia="Times New Roman" w:hAnsi="Arial" w:cs="Arial"/>
          <w:color w:val="000000" w:themeColor="text1"/>
          <w:sz w:val="27"/>
        </w:rPr>
        <w:t xml:space="preserve"> </w:t>
      </w:r>
      <w:r w:rsidR="001C5E7E" w:rsidRPr="000B528D">
        <w:rPr>
          <w:rFonts w:ascii="Arial" w:eastAsia="Times New Roman" w:hAnsi="Arial" w:cs="Arial"/>
          <w:b/>
          <w:bCs/>
          <w:color w:val="333333"/>
          <w:sz w:val="27"/>
        </w:rPr>
        <w:t>CLIMATE</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The climate of Japan is predominantly</w:t>
      </w:r>
      <w:r w:rsidRPr="00112FEB">
        <w:rPr>
          <w:rStyle w:val="apple-converted-space"/>
          <w:rFonts w:cs="Arial"/>
          <w:color w:val="000000"/>
          <w:szCs w:val="20"/>
        </w:rPr>
        <w:t> </w:t>
      </w:r>
      <w:r w:rsidRPr="00112FEB">
        <w:rPr>
          <w:rFonts w:cs="Arial"/>
          <w:szCs w:val="20"/>
        </w:rPr>
        <w:t>temperate</w:t>
      </w:r>
      <w:r w:rsidRPr="00112FEB">
        <w:rPr>
          <w:rFonts w:cs="Arial"/>
          <w:color w:val="000000"/>
          <w:szCs w:val="20"/>
        </w:rPr>
        <w:t>, but varies greatly from north to south.</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 xml:space="preserve"> Japan's geographical features divide it into six principal climatic zones: </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HOKKAIDO:</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 xml:space="preserve"> The northernmost zone, Hokkaido, has a temperate climate with long, cold winters and cool summers.</w:t>
      </w:r>
      <w:r w:rsidRPr="00112FEB">
        <w:rPr>
          <w:rStyle w:val="apple-converted-space"/>
          <w:rFonts w:cs="Arial"/>
          <w:color w:val="000000"/>
          <w:szCs w:val="20"/>
        </w:rPr>
        <w:t> </w:t>
      </w:r>
      <w:r w:rsidRPr="00112FEB">
        <w:rPr>
          <w:rFonts w:cs="Arial"/>
          <w:szCs w:val="20"/>
        </w:rPr>
        <w:t>Precipitation</w:t>
      </w:r>
      <w:r w:rsidRPr="00112FEB">
        <w:rPr>
          <w:rStyle w:val="apple-converted-space"/>
          <w:rFonts w:cs="Arial"/>
          <w:color w:val="000000"/>
          <w:szCs w:val="20"/>
        </w:rPr>
        <w:t> </w:t>
      </w:r>
      <w:r w:rsidRPr="00112FEB">
        <w:rPr>
          <w:rFonts w:cs="Arial"/>
          <w:color w:val="000000"/>
          <w:szCs w:val="20"/>
        </w:rPr>
        <w:t xml:space="preserve">is not heavy, but the islands usually develop deep snow banks in the winter. </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SEA OF JAPAN ZONE:</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 xml:space="preserve">In the Sea of Japan zone on Honshu west coast, northwest winter winds bring heavy snowfall. </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 xml:space="preserve">In the summer, the region is cooler than the Pacific area, though it sometimes experiences extremely hot temperatures because of the wind. </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CENTRAL HIGHLAND:</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The Central Highland has a typical inland climate, with large temperature differences between summer and winter, and between day and night; precipitation is light.</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 xml:space="preserve">SETO INLAND SEA </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The mountains of the</w:t>
      </w:r>
      <w:r w:rsidRPr="00112FEB">
        <w:rPr>
          <w:rStyle w:val="apple-converted-space"/>
          <w:rFonts w:cs="Arial"/>
          <w:color w:val="000000"/>
          <w:szCs w:val="20"/>
        </w:rPr>
        <w:t> </w:t>
      </w:r>
      <w:r w:rsidRPr="00112FEB">
        <w:rPr>
          <w:rFonts w:cs="Arial"/>
          <w:color w:val="000000"/>
          <w:szCs w:val="20"/>
        </w:rPr>
        <w:t>Chugoku and</w:t>
      </w:r>
      <w:r w:rsidRPr="00112FEB">
        <w:rPr>
          <w:rStyle w:val="apple-converted-space"/>
          <w:rFonts w:cs="Arial"/>
          <w:color w:val="000000"/>
          <w:szCs w:val="20"/>
        </w:rPr>
        <w:t> </w:t>
      </w:r>
      <w:r w:rsidRPr="00112FEB">
        <w:rPr>
          <w:rFonts w:cs="Arial"/>
          <w:szCs w:val="20"/>
        </w:rPr>
        <w:t>Shikoku</w:t>
      </w:r>
      <w:r w:rsidRPr="00112FEB">
        <w:rPr>
          <w:rStyle w:val="apple-converted-space"/>
          <w:rFonts w:cs="Arial"/>
          <w:color w:val="000000"/>
          <w:szCs w:val="20"/>
        </w:rPr>
        <w:t> </w:t>
      </w:r>
      <w:r w:rsidRPr="00112FEB">
        <w:rPr>
          <w:rFonts w:cs="Arial"/>
          <w:color w:val="000000"/>
          <w:szCs w:val="20"/>
        </w:rPr>
        <w:t>regions shelter the Seto Inland Sea from seasonal winds, bringing mild weather year-round</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 xml:space="preserve">PACIFIC OCEAN </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 xml:space="preserve">The Pacific coast experiences cold winters with little snowfall and hot, humid summers because of the southeast seasonal wind. </w:t>
      </w:r>
    </w:p>
    <w:p w:rsidR="001C5E7E" w:rsidRPr="00112FEB" w:rsidRDefault="001C5E7E" w:rsidP="001C5E7E">
      <w:pPr>
        <w:pStyle w:val="NormalWeb"/>
        <w:spacing w:before="96" w:after="120" w:line="360" w:lineRule="atLeast"/>
        <w:rPr>
          <w:rFonts w:cs="Arial"/>
          <w:b/>
          <w:color w:val="000000"/>
          <w:szCs w:val="20"/>
        </w:rPr>
      </w:pPr>
      <w:r w:rsidRPr="00112FEB">
        <w:rPr>
          <w:rFonts w:cs="Arial"/>
          <w:b/>
          <w:color w:val="000000"/>
          <w:szCs w:val="20"/>
        </w:rPr>
        <w:t>RYUKYU ISLANDS</w:t>
      </w:r>
    </w:p>
    <w:p w:rsidR="001C5E7E" w:rsidRPr="00112FEB" w:rsidRDefault="001C5E7E" w:rsidP="001C5E7E">
      <w:pPr>
        <w:pStyle w:val="NormalWeb"/>
        <w:spacing w:before="96" w:after="120" w:line="360" w:lineRule="atLeast"/>
        <w:rPr>
          <w:rFonts w:cs="Arial"/>
          <w:color w:val="000000"/>
          <w:szCs w:val="20"/>
        </w:rPr>
      </w:pPr>
      <w:r w:rsidRPr="00112FEB">
        <w:rPr>
          <w:rFonts w:cs="Arial"/>
          <w:color w:val="000000"/>
          <w:szCs w:val="20"/>
        </w:rPr>
        <w:t>The Ryukyu Islands have a subtropical climate, with warm winters and hot summers. Precipitation is very heavy, especially during the rainy season.</w:t>
      </w:r>
      <w:r w:rsidRPr="00112FEB">
        <w:rPr>
          <w:rFonts w:cs="Arial"/>
          <w:szCs w:val="20"/>
          <w:vertAlign w:val="superscript"/>
        </w:rPr>
        <w:t>[</w:t>
      </w:r>
    </w:p>
    <w:p w:rsidR="002022FC" w:rsidRDefault="002022FC" w:rsidP="001C5E7E">
      <w:pPr>
        <w:pStyle w:val="NormalWeb"/>
        <w:spacing w:before="96" w:after="120" w:line="360" w:lineRule="atLeast"/>
        <w:rPr>
          <w:rFonts w:cs="Arial"/>
          <w:color w:val="000000"/>
          <w:szCs w:val="20"/>
        </w:rPr>
      </w:pPr>
    </w:p>
    <w:p w:rsidR="001C5E7E" w:rsidRPr="00112FEB" w:rsidRDefault="002022FC" w:rsidP="001C5E7E">
      <w:pPr>
        <w:pStyle w:val="NormalWeb"/>
        <w:spacing w:before="96" w:after="120" w:line="360" w:lineRule="atLeast"/>
        <w:rPr>
          <w:rFonts w:cs="Arial"/>
          <w:color w:val="000000"/>
          <w:szCs w:val="20"/>
        </w:rPr>
      </w:pPr>
      <w:r>
        <w:rPr>
          <w:rFonts w:cs="Arial"/>
          <w:color w:val="000000"/>
          <w:szCs w:val="20"/>
        </w:rPr>
        <w:t xml:space="preserve"> </w:t>
      </w:r>
      <w:r w:rsidR="001C5E7E" w:rsidRPr="00112FEB">
        <w:rPr>
          <w:rFonts w:cs="Arial"/>
          <w:color w:val="000000"/>
          <w:szCs w:val="20"/>
        </w:rPr>
        <w:t>Average winter temperature in Japan is</w:t>
      </w:r>
      <w:r w:rsidR="001C5E7E" w:rsidRPr="00112FEB">
        <w:rPr>
          <w:rStyle w:val="apple-converted-space"/>
          <w:rFonts w:cs="Arial"/>
          <w:color w:val="000000"/>
          <w:szCs w:val="20"/>
        </w:rPr>
        <w:t> </w:t>
      </w:r>
      <w:r w:rsidR="001C5E7E" w:rsidRPr="00112FEB">
        <w:rPr>
          <w:rFonts w:cs="Arial"/>
          <w:color w:val="000000"/>
          <w:szCs w:val="20"/>
        </w:rPr>
        <w:t>5.1 °C</w:t>
      </w:r>
      <w:r w:rsidR="001C5E7E" w:rsidRPr="00112FEB">
        <w:rPr>
          <w:rStyle w:val="apple-converted-space"/>
          <w:rFonts w:cs="Arial"/>
          <w:color w:val="000000"/>
          <w:szCs w:val="20"/>
        </w:rPr>
        <w:t> </w:t>
      </w:r>
      <w:r w:rsidR="001C5E7E" w:rsidRPr="00112FEB">
        <w:rPr>
          <w:rFonts w:cs="Arial"/>
          <w:color w:val="000000"/>
          <w:szCs w:val="20"/>
        </w:rPr>
        <w:t>(41.2 °F)</w:t>
      </w:r>
      <w:r w:rsidR="001C5E7E" w:rsidRPr="00112FEB">
        <w:rPr>
          <w:rStyle w:val="apple-converted-space"/>
          <w:rFonts w:cs="Arial"/>
          <w:color w:val="000000"/>
          <w:szCs w:val="20"/>
        </w:rPr>
        <w:t> </w:t>
      </w:r>
    </w:p>
    <w:p w:rsidR="001C5E7E" w:rsidRPr="00112FEB" w:rsidRDefault="002022FC" w:rsidP="001C5E7E">
      <w:pPr>
        <w:pStyle w:val="NormalWeb"/>
        <w:spacing w:before="96" w:after="120" w:line="360" w:lineRule="atLeast"/>
        <w:rPr>
          <w:rFonts w:cs="Arial"/>
          <w:color w:val="000000"/>
          <w:szCs w:val="20"/>
        </w:rPr>
      </w:pPr>
      <w:r>
        <w:rPr>
          <w:rFonts w:cs="Arial"/>
          <w:color w:val="000000"/>
          <w:szCs w:val="20"/>
        </w:rPr>
        <w:t xml:space="preserve"> </w:t>
      </w:r>
      <w:r w:rsidR="001C5E7E" w:rsidRPr="00112FEB">
        <w:rPr>
          <w:rFonts w:cs="Arial"/>
          <w:color w:val="000000"/>
          <w:szCs w:val="20"/>
        </w:rPr>
        <w:t>Average summer temperature is 25.2 °C</w:t>
      </w:r>
      <w:r w:rsidR="001C5E7E" w:rsidRPr="00112FEB">
        <w:rPr>
          <w:rStyle w:val="apple-converted-space"/>
          <w:rFonts w:cs="Arial"/>
          <w:color w:val="000000"/>
          <w:szCs w:val="20"/>
        </w:rPr>
        <w:t> </w:t>
      </w:r>
      <w:r w:rsidR="001C5E7E" w:rsidRPr="00112FEB">
        <w:rPr>
          <w:rFonts w:cs="Arial"/>
          <w:color w:val="000000"/>
          <w:szCs w:val="20"/>
        </w:rPr>
        <w:t>(77.4 °F).</w:t>
      </w:r>
    </w:p>
    <w:p w:rsidR="001C5E7E" w:rsidRPr="00112FEB" w:rsidRDefault="001C5E7E" w:rsidP="001C5E7E">
      <w:pPr>
        <w:pStyle w:val="NormalWeb"/>
        <w:spacing w:before="96" w:after="120" w:line="360" w:lineRule="atLeast"/>
        <w:rPr>
          <w:rFonts w:cs="Arial"/>
          <w:color w:val="000000"/>
          <w:szCs w:val="20"/>
        </w:rPr>
      </w:pPr>
    </w:p>
    <w:p w:rsidR="002022FC" w:rsidRDefault="002022FC" w:rsidP="002022FC">
      <w:pPr>
        <w:spacing w:before="150" w:after="150" w:line="330" w:lineRule="atLeast"/>
        <w:rPr>
          <w:rFonts w:ascii="Times New Roman" w:eastAsia="Times New Roman" w:hAnsi="Times New Roman" w:cs="Arial"/>
          <w:color w:val="000000"/>
          <w:sz w:val="24"/>
          <w:szCs w:val="20"/>
        </w:rPr>
      </w:pPr>
    </w:p>
    <w:p w:rsidR="001C5E7E" w:rsidRPr="002022FC" w:rsidRDefault="002022FC" w:rsidP="002022FC">
      <w:pPr>
        <w:spacing w:before="150" w:after="150" w:line="330" w:lineRule="atLeast"/>
        <w:rPr>
          <w:rFonts w:ascii="Arial" w:eastAsia="Times New Roman" w:hAnsi="Arial" w:cs="Arial"/>
          <w:b/>
          <w:bCs/>
          <w:color w:val="333333"/>
          <w:sz w:val="27"/>
        </w:rPr>
      </w:pPr>
      <w:r>
        <w:rPr>
          <w:rFonts w:ascii="Times New Roman" w:eastAsia="Times New Roman" w:hAnsi="Times New Roman" w:cs="Arial"/>
          <w:color w:val="000000"/>
          <w:sz w:val="24"/>
          <w:szCs w:val="20"/>
        </w:rPr>
        <w:lastRenderedPageBreak/>
        <w:t xml:space="preserve">                                                 </w:t>
      </w:r>
      <w:r w:rsidR="001C5E7E" w:rsidRPr="002022FC">
        <w:rPr>
          <w:rFonts w:ascii="Arial" w:eastAsia="Times New Roman" w:hAnsi="Arial" w:cs="Arial"/>
          <w:b/>
          <w:bCs/>
          <w:color w:val="333333"/>
          <w:sz w:val="27"/>
        </w:rPr>
        <w:t>TOPOGRAPHY</w:t>
      </w:r>
    </w:p>
    <w:p w:rsidR="001C5E7E" w:rsidRPr="002022FC" w:rsidRDefault="001C5E7E" w:rsidP="001C5E7E">
      <w:pPr>
        <w:spacing w:after="75" w:line="240" w:lineRule="auto"/>
        <w:jc w:val="both"/>
        <w:rPr>
          <w:rFonts w:ascii="Times New Roman" w:eastAsia="Times New Roman" w:hAnsi="Times New Roman" w:cs="Arial"/>
          <w:b/>
          <w:bCs/>
          <w:color w:val="333333"/>
          <w:sz w:val="24"/>
        </w:rPr>
      </w:pPr>
    </w:p>
    <w:p w:rsidR="001C5E7E" w:rsidRPr="00D858AA" w:rsidRDefault="001C5E7E" w:rsidP="009D7089">
      <w:pPr>
        <w:pStyle w:val="ListParagraph"/>
        <w:numPr>
          <w:ilvl w:val="0"/>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 xml:space="preserve">The Japanese archipelago is located approximately 20-45 degrees north off the eastern coast of the Asian continent. </w:t>
      </w:r>
    </w:p>
    <w:p w:rsidR="001C5E7E" w:rsidRDefault="001C5E7E" w:rsidP="001C5E7E">
      <w:pPr>
        <w:spacing w:after="75" w:line="240" w:lineRule="auto"/>
        <w:jc w:val="both"/>
        <w:rPr>
          <w:rFonts w:ascii="Times New Roman" w:eastAsia="Times New Roman" w:hAnsi="Times New Roman" w:cs="Arial"/>
          <w:color w:val="000000"/>
          <w:sz w:val="24"/>
          <w:szCs w:val="20"/>
        </w:rPr>
      </w:pPr>
    </w:p>
    <w:p w:rsidR="001C5E7E" w:rsidRPr="00D858AA" w:rsidRDefault="001C5E7E" w:rsidP="009D7089">
      <w:pPr>
        <w:pStyle w:val="ListParagraph"/>
        <w:numPr>
          <w:ilvl w:val="0"/>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It comprises four main islands: Hokkaido, Honshu, Shikoku and Kyushu, plus thousands of other smaller ones.</w:t>
      </w:r>
    </w:p>
    <w:p w:rsidR="001C5E7E" w:rsidRDefault="001C5E7E" w:rsidP="001C5E7E">
      <w:pPr>
        <w:spacing w:after="75" w:line="240" w:lineRule="auto"/>
        <w:jc w:val="both"/>
        <w:rPr>
          <w:rFonts w:ascii="Times New Roman" w:eastAsia="Times New Roman" w:hAnsi="Times New Roman" w:cs="Arial"/>
          <w:color w:val="000000"/>
          <w:sz w:val="24"/>
          <w:szCs w:val="20"/>
        </w:rPr>
      </w:pPr>
    </w:p>
    <w:p w:rsidR="001C5E7E" w:rsidRPr="00D858AA" w:rsidRDefault="001C5E7E" w:rsidP="009D7089">
      <w:pPr>
        <w:pStyle w:val="ListParagraph"/>
        <w:numPr>
          <w:ilvl w:val="0"/>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Honshu accounts for about 60 per cent of the total area of approximately 378,000 square km, of which around</w:t>
      </w:r>
    </w:p>
    <w:p w:rsidR="001C5E7E" w:rsidRPr="00D858AA" w:rsidRDefault="001C5E7E" w:rsidP="009D7089">
      <w:pPr>
        <w:pStyle w:val="ListParagraph"/>
        <w:numPr>
          <w:ilvl w:val="2"/>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 xml:space="preserve">66 % </w:t>
      </w:r>
      <w:r w:rsidR="002022FC" w:rsidRPr="00D858AA">
        <w:rPr>
          <w:rFonts w:ascii="Times New Roman" w:eastAsia="Times New Roman" w:hAnsi="Times New Roman" w:cs="Arial"/>
          <w:color w:val="000000"/>
          <w:sz w:val="24"/>
          <w:szCs w:val="20"/>
        </w:rPr>
        <w:t xml:space="preserve">  </w:t>
      </w:r>
      <w:r w:rsidRPr="00D858AA">
        <w:rPr>
          <w:rFonts w:ascii="Times New Roman" w:eastAsia="Times New Roman" w:hAnsi="Times New Roman" w:cs="Arial"/>
          <w:color w:val="000000"/>
          <w:sz w:val="24"/>
          <w:szCs w:val="20"/>
        </w:rPr>
        <w:t xml:space="preserve">-   Forest, </w:t>
      </w:r>
    </w:p>
    <w:p w:rsidR="001C5E7E" w:rsidRPr="00D858AA" w:rsidRDefault="002022FC" w:rsidP="009D7089">
      <w:pPr>
        <w:pStyle w:val="ListParagraph"/>
        <w:numPr>
          <w:ilvl w:val="2"/>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 xml:space="preserve">14 %    -   Agricultural use  </w:t>
      </w:r>
      <w:r w:rsidR="001C5E7E" w:rsidRPr="00D858AA">
        <w:rPr>
          <w:rFonts w:ascii="Times New Roman" w:eastAsia="Times New Roman" w:hAnsi="Times New Roman" w:cs="Arial"/>
          <w:color w:val="000000"/>
          <w:sz w:val="24"/>
          <w:szCs w:val="20"/>
        </w:rPr>
        <w:t xml:space="preserve">and </w:t>
      </w:r>
    </w:p>
    <w:p w:rsidR="001C5E7E" w:rsidRPr="00D858AA" w:rsidRDefault="001C5E7E" w:rsidP="009D7089">
      <w:pPr>
        <w:pStyle w:val="ListParagraph"/>
        <w:numPr>
          <w:ilvl w:val="2"/>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 xml:space="preserve">20 %  </w:t>
      </w:r>
      <w:r w:rsidR="002022FC" w:rsidRPr="00D858AA">
        <w:rPr>
          <w:rFonts w:ascii="Times New Roman" w:eastAsia="Times New Roman" w:hAnsi="Times New Roman" w:cs="Arial"/>
          <w:color w:val="000000"/>
          <w:sz w:val="24"/>
          <w:szCs w:val="20"/>
        </w:rPr>
        <w:t xml:space="preserve"> </w:t>
      </w:r>
      <w:r w:rsidRPr="00D858AA">
        <w:rPr>
          <w:rFonts w:ascii="Times New Roman" w:eastAsia="Times New Roman" w:hAnsi="Times New Roman" w:cs="Arial"/>
          <w:color w:val="000000"/>
          <w:sz w:val="24"/>
          <w:szCs w:val="20"/>
        </w:rPr>
        <w:t xml:space="preserve"> -  </w:t>
      </w:r>
      <w:r w:rsidR="002022FC" w:rsidRPr="00D858AA">
        <w:rPr>
          <w:rFonts w:ascii="Times New Roman" w:eastAsia="Times New Roman" w:hAnsi="Times New Roman" w:cs="Arial"/>
          <w:color w:val="000000"/>
          <w:sz w:val="24"/>
          <w:szCs w:val="20"/>
        </w:rPr>
        <w:t xml:space="preserve"> </w:t>
      </w:r>
      <w:r w:rsidRPr="00D858AA">
        <w:rPr>
          <w:rFonts w:ascii="Times New Roman" w:eastAsia="Times New Roman" w:hAnsi="Times New Roman" w:cs="Arial"/>
          <w:color w:val="000000"/>
          <w:sz w:val="24"/>
          <w:szCs w:val="20"/>
        </w:rPr>
        <w:t xml:space="preserve">Other purposes. </w:t>
      </w:r>
    </w:p>
    <w:p w:rsidR="001C5E7E" w:rsidRDefault="001C5E7E" w:rsidP="001C5E7E">
      <w:pPr>
        <w:spacing w:after="75" w:line="240" w:lineRule="auto"/>
        <w:jc w:val="both"/>
        <w:rPr>
          <w:rFonts w:ascii="Times New Roman" w:eastAsia="Times New Roman" w:hAnsi="Times New Roman" w:cs="Arial"/>
          <w:color w:val="000000"/>
          <w:sz w:val="24"/>
          <w:szCs w:val="20"/>
        </w:rPr>
      </w:pPr>
    </w:p>
    <w:p w:rsidR="001C5E7E" w:rsidRPr="00D858AA" w:rsidRDefault="001C5E7E" w:rsidP="009D7089">
      <w:pPr>
        <w:pStyle w:val="ListParagraph"/>
        <w:numPr>
          <w:ilvl w:val="0"/>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In terms of overall land mass, Japan is slightly larger than the United Kingdom.</w:t>
      </w:r>
    </w:p>
    <w:p w:rsidR="001C5E7E" w:rsidRDefault="001C5E7E" w:rsidP="001C5E7E">
      <w:pPr>
        <w:spacing w:after="75" w:line="240" w:lineRule="auto"/>
        <w:jc w:val="both"/>
        <w:rPr>
          <w:rFonts w:ascii="Times New Roman" w:eastAsia="Times New Roman" w:hAnsi="Times New Roman" w:cs="Arial"/>
          <w:color w:val="000000"/>
          <w:sz w:val="24"/>
          <w:szCs w:val="20"/>
        </w:rPr>
      </w:pPr>
    </w:p>
    <w:p w:rsidR="001C5E7E" w:rsidRPr="00D858AA" w:rsidRDefault="001C5E7E" w:rsidP="009D7089">
      <w:pPr>
        <w:pStyle w:val="ListParagraph"/>
        <w:numPr>
          <w:ilvl w:val="0"/>
          <w:numId w:val="12"/>
        </w:numPr>
        <w:spacing w:after="75" w:line="240" w:lineRule="auto"/>
        <w:jc w:val="both"/>
        <w:rPr>
          <w:rFonts w:ascii="Times New Roman" w:eastAsia="Times New Roman" w:hAnsi="Times New Roman" w:cs="Arial"/>
          <w:color w:val="000000"/>
          <w:sz w:val="24"/>
          <w:szCs w:val="20"/>
        </w:rPr>
      </w:pPr>
      <w:r w:rsidRPr="00D858AA">
        <w:rPr>
          <w:rFonts w:ascii="Times New Roman" w:eastAsia="Times New Roman" w:hAnsi="Times New Roman" w:cs="Arial"/>
          <w:color w:val="000000"/>
          <w:sz w:val="24"/>
          <w:szCs w:val="20"/>
        </w:rPr>
        <w:t xml:space="preserve">Japan is located in a region where several continental plates meet the country experiences an average of </w:t>
      </w:r>
      <w:r w:rsidR="002022FC" w:rsidRPr="00D858AA">
        <w:rPr>
          <w:rFonts w:ascii="Times New Roman" w:eastAsia="Times New Roman" w:hAnsi="Times New Roman" w:cs="Arial"/>
          <w:color w:val="000000"/>
          <w:sz w:val="24"/>
          <w:szCs w:val="20"/>
        </w:rPr>
        <w:t xml:space="preserve">1,500 earthquakes each year </w:t>
      </w:r>
      <w:r w:rsidRPr="00D858AA">
        <w:rPr>
          <w:rFonts w:ascii="Times New Roman" w:eastAsia="Times New Roman" w:hAnsi="Times New Roman" w:cs="Arial"/>
          <w:color w:val="000000"/>
          <w:sz w:val="24"/>
          <w:szCs w:val="20"/>
        </w:rPr>
        <w:t xml:space="preserve"> representing a tenth of the earth's seismic energy where no fewer than 194 volcanoes, 52 of which</w:t>
      </w:r>
      <w:r w:rsidRPr="00D858AA">
        <w:rPr>
          <w:rFonts w:ascii="Times New Roman" w:eastAsia="Times New Roman" w:hAnsi="Times New Roman" w:cs="Arial"/>
          <w:b/>
          <w:bCs/>
          <w:color w:val="000000"/>
          <w:sz w:val="24"/>
        </w:rPr>
        <w:t> </w:t>
      </w:r>
      <w:r w:rsidRPr="00D858AA">
        <w:rPr>
          <w:rFonts w:ascii="Times New Roman" w:eastAsia="Times New Roman" w:hAnsi="Times New Roman" w:cs="Arial"/>
          <w:color w:val="000000"/>
          <w:sz w:val="24"/>
          <w:szCs w:val="20"/>
        </w:rPr>
        <w:t>have been active in historical times. Japan's most famous volcano and highest mountain is Mount Fuji</w:t>
      </w:r>
    </w:p>
    <w:p w:rsidR="001C5E7E" w:rsidRDefault="001C5E7E" w:rsidP="001C5E7E">
      <w:pPr>
        <w:pStyle w:val="NormalWeb"/>
        <w:spacing w:before="96" w:after="120" w:line="360" w:lineRule="atLeast"/>
        <w:rPr>
          <w:rFonts w:cs="Arial"/>
          <w:color w:val="000000"/>
          <w:szCs w:val="20"/>
        </w:rPr>
      </w:pPr>
    </w:p>
    <w:p w:rsidR="00E169E8" w:rsidRDefault="00E169E8" w:rsidP="00E169E8">
      <w:pPr>
        <w:spacing w:before="150" w:after="150" w:line="330" w:lineRule="atLeast"/>
        <w:rPr>
          <w:rFonts w:ascii="Arial" w:eastAsia="Times New Roman" w:hAnsi="Arial" w:cs="Arial"/>
          <w:b/>
          <w:bCs/>
          <w:color w:val="333333"/>
          <w:sz w:val="27"/>
        </w:rPr>
      </w:pPr>
      <w:r w:rsidRPr="006F4A7E">
        <w:rPr>
          <w:rFonts w:ascii="Arial" w:eastAsia="Times New Roman" w:hAnsi="Arial" w:cs="Arial"/>
          <w:b/>
          <w:bCs/>
          <w:color w:val="333333"/>
          <w:sz w:val="27"/>
        </w:rPr>
        <w:t xml:space="preserve">Languages:       </w:t>
      </w:r>
      <w:r w:rsidRPr="006F4A7E">
        <w:rPr>
          <w:rFonts w:ascii="Arial" w:eastAsia="Times New Roman" w:hAnsi="Arial" w:cs="Arial"/>
          <w:color w:val="333333"/>
          <w:sz w:val="27"/>
        </w:rPr>
        <w:t> </w:t>
      </w:r>
      <w:r w:rsidRPr="006F4A7E">
        <w:rPr>
          <w:rFonts w:ascii="Arial" w:eastAsia="Times New Roman" w:hAnsi="Arial" w:cs="Arial"/>
          <w:color w:val="333333"/>
          <w:sz w:val="27"/>
          <w:szCs w:val="27"/>
        </w:rPr>
        <w:t>Japanese</w:t>
      </w:r>
      <w:r w:rsidRPr="006F4A7E">
        <w:rPr>
          <w:rFonts w:ascii="Arial" w:eastAsia="Times New Roman" w:hAnsi="Arial" w:cs="Arial"/>
          <w:color w:val="333333"/>
          <w:sz w:val="27"/>
          <w:szCs w:val="27"/>
        </w:rPr>
        <w:br/>
      </w:r>
    </w:p>
    <w:tbl>
      <w:tblPr>
        <w:tblStyle w:val="TableGrid"/>
        <w:tblW w:w="5000" w:type="pct"/>
        <w:tblLook w:val="04A0"/>
      </w:tblPr>
      <w:tblGrid>
        <w:gridCol w:w="5062"/>
        <w:gridCol w:w="4514"/>
      </w:tblGrid>
      <w:tr w:rsidR="00E169E8" w:rsidTr="004E58F5">
        <w:tc>
          <w:tcPr>
            <w:tcW w:w="2643" w:type="pct"/>
            <w:hideMark/>
          </w:tcPr>
          <w:p w:rsidR="00E169E8" w:rsidRPr="00055754" w:rsidRDefault="00E169E8" w:rsidP="00827519">
            <w:pPr>
              <w:spacing w:before="150" w:after="150" w:line="330" w:lineRule="atLeast"/>
              <w:rPr>
                <w:rFonts w:ascii="Arial" w:eastAsia="Times New Roman" w:hAnsi="Arial" w:cs="Arial"/>
                <w:b/>
                <w:bCs/>
                <w:color w:val="333333"/>
                <w:sz w:val="24"/>
                <w:lang w:val="pt-BR"/>
              </w:rPr>
            </w:pPr>
            <w:r w:rsidRPr="00055754">
              <w:rPr>
                <w:rFonts w:ascii="Arial" w:eastAsia="Times New Roman" w:hAnsi="Arial" w:cs="Arial"/>
                <w:b/>
                <w:color w:val="333333"/>
                <w:sz w:val="24"/>
              </w:rPr>
              <w:t>RELIGION</w:t>
            </w:r>
          </w:p>
        </w:tc>
        <w:tc>
          <w:tcPr>
            <w:tcW w:w="2357" w:type="pct"/>
            <w:hideMark/>
          </w:tcPr>
          <w:p w:rsidR="00E169E8" w:rsidRPr="00055754" w:rsidRDefault="00E169E8" w:rsidP="00827519">
            <w:pPr>
              <w:spacing w:before="150" w:after="150" w:line="330" w:lineRule="atLeast"/>
              <w:rPr>
                <w:rFonts w:ascii="Arial" w:eastAsia="Times New Roman" w:hAnsi="Arial" w:cs="Arial"/>
                <w:b/>
                <w:bCs/>
                <w:color w:val="333333"/>
                <w:sz w:val="27"/>
                <w:lang w:val="pt-BR"/>
              </w:rPr>
            </w:pPr>
            <w:r w:rsidRPr="00055754">
              <w:rPr>
                <w:rFonts w:ascii="Arial" w:eastAsia="Times New Roman" w:hAnsi="Arial" w:cs="Arial"/>
                <w:b/>
                <w:color w:val="333333"/>
                <w:sz w:val="27"/>
              </w:rPr>
              <w:t>POPULATION</w:t>
            </w:r>
          </w:p>
        </w:tc>
      </w:tr>
      <w:tr w:rsidR="00E169E8" w:rsidTr="004E58F5">
        <w:tc>
          <w:tcPr>
            <w:tcW w:w="2643" w:type="pct"/>
            <w:hideMark/>
          </w:tcPr>
          <w:p w:rsidR="00E169E8" w:rsidRPr="0007449E" w:rsidRDefault="00E169E8" w:rsidP="00827519">
            <w:pPr>
              <w:spacing w:before="150" w:after="150" w:line="330" w:lineRule="atLeast"/>
              <w:rPr>
                <w:rFonts w:ascii="Arial" w:eastAsia="Times New Roman" w:hAnsi="Arial" w:cs="Arial"/>
                <w:b/>
                <w:bCs/>
                <w:color w:val="333333"/>
                <w:sz w:val="24"/>
                <w:lang w:val="pt-BR"/>
              </w:rPr>
            </w:pPr>
            <w:r w:rsidRPr="0007449E">
              <w:rPr>
                <w:rFonts w:ascii="Arial" w:eastAsia="Times New Roman" w:hAnsi="Arial" w:cs="Arial"/>
                <w:color w:val="333333"/>
                <w:sz w:val="24"/>
              </w:rPr>
              <w:t>SHINTOISM</w:t>
            </w:r>
          </w:p>
        </w:tc>
        <w:tc>
          <w:tcPr>
            <w:tcW w:w="2357" w:type="pct"/>
            <w:hideMark/>
          </w:tcPr>
          <w:p w:rsidR="00E169E8" w:rsidRPr="00055754" w:rsidRDefault="00055754" w:rsidP="00827519">
            <w:pPr>
              <w:spacing w:before="150" w:after="150" w:line="330" w:lineRule="atLeast"/>
              <w:rPr>
                <w:rFonts w:ascii="Times New Roman" w:eastAsia="Times New Roman" w:hAnsi="Times New Roman" w:cs="Times New Roman"/>
                <w:b/>
                <w:bCs/>
                <w:color w:val="333333"/>
                <w:sz w:val="24"/>
                <w:szCs w:val="24"/>
                <w:lang w:val="pt-BR"/>
              </w:rPr>
            </w:pPr>
            <w:r>
              <w:rPr>
                <w:rFonts w:ascii="Times New Roman" w:eastAsia="Times New Roman" w:hAnsi="Times New Roman" w:cs="Times New Roman"/>
                <w:b/>
                <w:bCs/>
                <w:color w:val="333333"/>
                <w:sz w:val="24"/>
                <w:szCs w:val="24"/>
              </w:rPr>
              <w:t xml:space="preserve">           </w:t>
            </w:r>
            <w:r w:rsidR="00E169E8" w:rsidRPr="00055754">
              <w:rPr>
                <w:rFonts w:ascii="Times New Roman" w:eastAsia="Times New Roman" w:hAnsi="Times New Roman" w:cs="Times New Roman"/>
                <w:b/>
                <w:bCs/>
                <w:color w:val="333333"/>
                <w:sz w:val="24"/>
                <w:szCs w:val="24"/>
              </w:rPr>
              <w:t>106.8 MILLION (83.9%)</w:t>
            </w:r>
          </w:p>
        </w:tc>
      </w:tr>
      <w:tr w:rsidR="00E169E8" w:rsidTr="004E58F5">
        <w:tc>
          <w:tcPr>
            <w:tcW w:w="2643" w:type="pct"/>
            <w:hideMark/>
          </w:tcPr>
          <w:p w:rsidR="00E169E8" w:rsidRPr="0007449E" w:rsidRDefault="00E169E8" w:rsidP="00827519">
            <w:pPr>
              <w:spacing w:before="150" w:after="150" w:line="330" w:lineRule="atLeast"/>
              <w:rPr>
                <w:rFonts w:ascii="Arial" w:eastAsia="Times New Roman" w:hAnsi="Arial" w:cs="Arial"/>
                <w:b/>
                <w:bCs/>
                <w:color w:val="333333"/>
                <w:sz w:val="24"/>
                <w:lang w:val="pt-BR"/>
              </w:rPr>
            </w:pPr>
            <w:r w:rsidRPr="0007449E">
              <w:rPr>
                <w:rFonts w:ascii="Arial" w:eastAsia="Times New Roman" w:hAnsi="Arial" w:cs="Arial"/>
                <w:color w:val="333333"/>
                <w:sz w:val="24"/>
              </w:rPr>
              <w:t>BUDDHISM</w:t>
            </w:r>
          </w:p>
        </w:tc>
        <w:tc>
          <w:tcPr>
            <w:tcW w:w="2357" w:type="pct"/>
            <w:hideMark/>
          </w:tcPr>
          <w:p w:rsidR="00E169E8" w:rsidRDefault="00E169E8" w:rsidP="00827519">
            <w:pPr>
              <w:tabs>
                <w:tab w:val="left" w:pos="4588"/>
              </w:tabs>
              <w:spacing w:before="150" w:after="150" w:line="330" w:lineRule="atLeast"/>
              <w:ind w:left="-452"/>
              <w:rPr>
                <w:rFonts w:ascii="Arial" w:eastAsia="Times New Roman" w:hAnsi="Arial" w:cs="Arial"/>
                <w:b/>
                <w:bCs/>
                <w:color w:val="333333"/>
                <w:sz w:val="27"/>
                <w:lang w:val="pt-BR"/>
              </w:rPr>
            </w:pPr>
            <w:r>
              <w:rPr>
                <w:rFonts w:ascii="Arial" w:eastAsia="Times New Roman" w:hAnsi="Arial" w:cs="Arial"/>
                <w:b/>
                <w:bCs/>
                <w:color w:val="333333"/>
                <w:sz w:val="27"/>
              </w:rPr>
              <w:t>89.</w:t>
            </w:r>
            <w:r w:rsidR="00055754">
              <w:rPr>
                <w:rFonts w:ascii="Arial" w:eastAsia="Times New Roman" w:hAnsi="Arial" w:cs="Arial"/>
                <w:b/>
                <w:bCs/>
                <w:color w:val="333333"/>
                <w:sz w:val="27"/>
              </w:rPr>
              <w:t xml:space="preserve">          </w:t>
            </w:r>
            <w:r w:rsidRPr="00055754">
              <w:rPr>
                <w:rFonts w:ascii="Times New Roman" w:eastAsia="Times New Roman" w:hAnsi="Times New Roman" w:cs="Times New Roman"/>
                <w:b/>
                <w:bCs/>
                <w:color w:val="333333"/>
                <w:sz w:val="24"/>
                <w:szCs w:val="24"/>
              </w:rPr>
              <w:t>2 MILLION( 71.4%)</w:t>
            </w:r>
          </w:p>
        </w:tc>
      </w:tr>
      <w:tr w:rsidR="00E169E8" w:rsidTr="004E58F5">
        <w:tc>
          <w:tcPr>
            <w:tcW w:w="2643" w:type="pct"/>
            <w:hideMark/>
          </w:tcPr>
          <w:p w:rsidR="00E169E8" w:rsidRPr="0007449E" w:rsidRDefault="00E169E8" w:rsidP="00827519">
            <w:pPr>
              <w:spacing w:before="150" w:after="150" w:line="330" w:lineRule="atLeast"/>
              <w:rPr>
                <w:rFonts w:ascii="Arial" w:eastAsia="Times New Roman" w:hAnsi="Arial" w:cs="Arial"/>
                <w:b/>
                <w:bCs/>
                <w:color w:val="333333"/>
                <w:sz w:val="24"/>
                <w:lang w:val="pt-BR"/>
              </w:rPr>
            </w:pPr>
            <w:r w:rsidRPr="0007449E">
              <w:rPr>
                <w:rFonts w:ascii="Arial" w:eastAsia="Times New Roman" w:hAnsi="Arial" w:cs="Arial"/>
                <w:color w:val="333333"/>
                <w:sz w:val="24"/>
              </w:rPr>
              <w:t>CHRISTIANITY</w:t>
            </w:r>
          </w:p>
        </w:tc>
        <w:tc>
          <w:tcPr>
            <w:tcW w:w="2357" w:type="pct"/>
            <w:hideMark/>
          </w:tcPr>
          <w:p w:rsidR="00E169E8" w:rsidRPr="00055754" w:rsidRDefault="00055754" w:rsidP="00827519">
            <w:pPr>
              <w:spacing w:before="150" w:after="150" w:line="330" w:lineRule="atLeast"/>
              <w:rPr>
                <w:rFonts w:ascii="Times New Roman" w:eastAsia="Times New Roman" w:hAnsi="Times New Roman" w:cs="Times New Roman"/>
                <w:b/>
                <w:bCs/>
                <w:color w:val="333333"/>
                <w:sz w:val="24"/>
                <w:szCs w:val="24"/>
                <w:lang w:val="pt-BR"/>
              </w:rPr>
            </w:pPr>
            <w:r>
              <w:rPr>
                <w:rFonts w:ascii="Times New Roman" w:eastAsia="Times New Roman" w:hAnsi="Times New Roman" w:cs="Times New Roman"/>
                <w:b/>
                <w:bCs/>
                <w:color w:val="333333"/>
                <w:sz w:val="24"/>
                <w:szCs w:val="24"/>
              </w:rPr>
              <w:t xml:space="preserve">           </w:t>
            </w:r>
            <w:r w:rsidR="00E169E8" w:rsidRPr="00055754">
              <w:rPr>
                <w:rFonts w:ascii="Times New Roman" w:eastAsia="Times New Roman" w:hAnsi="Times New Roman" w:cs="Times New Roman"/>
                <w:b/>
                <w:bCs/>
                <w:color w:val="333333"/>
                <w:sz w:val="24"/>
                <w:szCs w:val="24"/>
              </w:rPr>
              <w:t>3.0 MILLION (2%)</w:t>
            </w:r>
          </w:p>
        </w:tc>
      </w:tr>
      <w:tr w:rsidR="00E169E8" w:rsidTr="004E58F5">
        <w:tc>
          <w:tcPr>
            <w:tcW w:w="2643" w:type="pct"/>
            <w:hideMark/>
          </w:tcPr>
          <w:p w:rsidR="00E169E8" w:rsidRPr="0007449E" w:rsidRDefault="00E169E8" w:rsidP="00827519">
            <w:pPr>
              <w:spacing w:before="150" w:after="150" w:line="330" w:lineRule="atLeast"/>
              <w:rPr>
                <w:rFonts w:ascii="Arial" w:eastAsia="Times New Roman" w:hAnsi="Arial" w:cs="Arial"/>
                <w:b/>
                <w:bCs/>
                <w:color w:val="333333"/>
                <w:sz w:val="24"/>
                <w:lang w:val="pt-BR"/>
              </w:rPr>
            </w:pPr>
            <w:r w:rsidRPr="0007449E">
              <w:rPr>
                <w:rFonts w:ascii="Arial" w:eastAsia="Times New Roman" w:hAnsi="Arial" w:cs="Arial"/>
                <w:color w:val="333333"/>
                <w:sz w:val="24"/>
              </w:rPr>
              <w:t>OTHERS</w:t>
            </w:r>
          </w:p>
        </w:tc>
        <w:tc>
          <w:tcPr>
            <w:tcW w:w="2357" w:type="pct"/>
            <w:hideMark/>
          </w:tcPr>
          <w:p w:rsidR="00E169E8" w:rsidRPr="00055754" w:rsidRDefault="00055754" w:rsidP="00827519">
            <w:pPr>
              <w:spacing w:before="150" w:after="150" w:line="330" w:lineRule="atLeast"/>
              <w:rPr>
                <w:rFonts w:ascii="Times New Roman" w:eastAsia="Times New Roman" w:hAnsi="Times New Roman" w:cs="Times New Roman"/>
                <w:b/>
                <w:bCs/>
                <w:color w:val="333333"/>
                <w:sz w:val="24"/>
                <w:szCs w:val="24"/>
                <w:lang w:val="pt-BR"/>
              </w:rPr>
            </w:pPr>
            <w:r>
              <w:rPr>
                <w:rFonts w:ascii="Times New Roman" w:eastAsia="Times New Roman" w:hAnsi="Times New Roman" w:cs="Times New Roman"/>
                <w:b/>
                <w:bCs/>
                <w:color w:val="333333"/>
                <w:sz w:val="24"/>
                <w:szCs w:val="24"/>
              </w:rPr>
              <w:t xml:space="preserve">           </w:t>
            </w:r>
            <w:r w:rsidR="00E169E8" w:rsidRPr="00055754">
              <w:rPr>
                <w:rFonts w:ascii="Times New Roman" w:eastAsia="Times New Roman" w:hAnsi="Times New Roman" w:cs="Times New Roman"/>
                <w:b/>
                <w:bCs/>
                <w:color w:val="333333"/>
                <w:sz w:val="24"/>
                <w:szCs w:val="24"/>
              </w:rPr>
              <w:t>93.8 MILLION(7.8%)</w:t>
            </w:r>
          </w:p>
        </w:tc>
      </w:tr>
    </w:tbl>
    <w:p w:rsidR="002022FC" w:rsidRDefault="002022FC" w:rsidP="00E169E8">
      <w:pPr>
        <w:pStyle w:val="NormalWeb"/>
        <w:spacing w:before="96" w:after="120" w:line="360" w:lineRule="atLeast"/>
        <w:rPr>
          <w:rFonts w:cs="Arial"/>
          <w:b/>
          <w:color w:val="000000"/>
          <w:szCs w:val="20"/>
        </w:rPr>
      </w:pPr>
    </w:p>
    <w:p w:rsidR="00D858AA" w:rsidRDefault="002022FC" w:rsidP="001C5E7E">
      <w:pPr>
        <w:pStyle w:val="NormalWeb"/>
        <w:spacing w:before="96" w:after="120" w:line="360" w:lineRule="atLeast"/>
        <w:ind w:left="1425"/>
        <w:rPr>
          <w:rFonts w:cs="Arial"/>
          <w:b/>
          <w:color w:val="000000"/>
          <w:szCs w:val="20"/>
        </w:rPr>
      </w:pPr>
      <w:r>
        <w:rPr>
          <w:rFonts w:cs="Arial"/>
          <w:b/>
          <w:color w:val="000000"/>
          <w:szCs w:val="20"/>
        </w:rPr>
        <w:t xml:space="preserve">                                 </w:t>
      </w:r>
    </w:p>
    <w:p w:rsidR="00D858AA" w:rsidRDefault="00D858AA" w:rsidP="001C5E7E">
      <w:pPr>
        <w:pStyle w:val="NormalWeb"/>
        <w:spacing w:before="96" w:after="120" w:line="360" w:lineRule="atLeast"/>
        <w:ind w:left="1425"/>
        <w:rPr>
          <w:rFonts w:cs="Arial"/>
          <w:b/>
          <w:color w:val="000000"/>
          <w:szCs w:val="20"/>
        </w:rPr>
      </w:pPr>
    </w:p>
    <w:p w:rsidR="00806E7B" w:rsidRDefault="00D858AA" w:rsidP="001C5E7E">
      <w:pPr>
        <w:pStyle w:val="NormalWeb"/>
        <w:spacing w:before="96" w:after="120" w:line="360" w:lineRule="atLeast"/>
        <w:ind w:left="1425"/>
        <w:rPr>
          <w:rFonts w:cs="Arial"/>
          <w:b/>
          <w:color w:val="000000"/>
          <w:szCs w:val="20"/>
        </w:rPr>
      </w:pPr>
      <w:r>
        <w:rPr>
          <w:rFonts w:cs="Arial"/>
          <w:b/>
          <w:color w:val="000000"/>
          <w:szCs w:val="20"/>
        </w:rPr>
        <w:t xml:space="preserve">                                </w:t>
      </w:r>
    </w:p>
    <w:p w:rsidR="001C5E7E" w:rsidRPr="009D040E" w:rsidRDefault="00806E7B" w:rsidP="001C5E7E">
      <w:pPr>
        <w:pStyle w:val="NormalWeb"/>
        <w:spacing w:before="96" w:after="120" w:line="360" w:lineRule="atLeast"/>
        <w:ind w:left="1425"/>
        <w:rPr>
          <w:rFonts w:cs="Arial"/>
          <w:b/>
          <w:color w:val="000000"/>
          <w:szCs w:val="20"/>
        </w:rPr>
      </w:pPr>
      <w:r>
        <w:rPr>
          <w:rFonts w:cs="Arial"/>
          <w:b/>
          <w:color w:val="000000"/>
          <w:szCs w:val="20"/>
        </w:rPr>
        <w:lastRenderedPageBreak/>
        <w:t xml:space="preserve">                                     </w:t>
      </w:r>
      <w:r w:rsidR="001C5E7E">
        <w:rPr>
          <w:rFonts w:cs="Arial"/>
          <w:b/>
          <w:color w:val="000000"/>
          <w:szCs w:val="20"/>
        </w:rPr>
        <w:t>D</w:t>
      </w:r>
      <w:r w:rsidR="001C5E7E" w:rsidRPr="009D040E">
        <w:rPr>
          <w:rFonts w:cs="Arial"/>
          <w:b/>
          <w:color w:val="000000"/>
          <w:szCs w:val="20"/>
        </w:rPr>
        <w:t>EMOGRAPHICS</w:t>
      </w:r>
    </w:p>
    <w:p w:rsidR="00D858AA" w:rsidRDefault="001C5E7E" w:rsidP="009D7089">
      <w:pPr>
        <w:pStyle w:val="NormalWeb"/>
        <w:numPr>
          <w:ilvl w:val="0"/>
          <w:numId w:val="13"/>
        </w:numPr>
        <w:spacing w:before="96" w:after="120" w:line="360" w:lineRule="atLeast"/>
        <w:rPr>
          <w:rFonts w:cs="Arial"/>
          <w:color w:val="000000"/>
          <w:szCs w:val="20"/>
        </w:rPr>
      </w:pPr>
      <w:r>
        <w:rPr>
          <w:rFonts w:cs="Arial"/>
          <w:color w:val="000000"/>
          <w:szCs w:val="20"/>
        </w:rPr>
        <w:t>Japan’s population is estimated at around 127.3 million.</w:t>
      </w:r>
    </w:p>
    <w:p w:rsidR="001C5E7E" w:rsidRDefault="001C5E7E" w:rsidP="009D7089">
      <w:pPr>
        <w:pStyle w:val="NormalWeb"/>
        <w:numPr>
          <w:ilvl w:val="0"/>
          <w:numId w:val="13"/>
        </w:numPr>
        <w:spacing w:before="96" w:after="120" w:line="360" w:lineRule="atLeast"/>
        <w:rPr>
          <w:rFonts w:cs="Arial"/>
          <w:color w:val="000000"/>
          <w:szCs w:val="20"/>
        </w:rPr>
      </w:pPr>
      <w:r>
        <w:rPr>
          <w:rFonts w:cs="Arial"/>
          <w:color w:val="000000"/>
          <w:szCs w:val="20"/>
        </w:rPr>
        <w:t xml:space="preserve"> Japanese society is linguistically and culturally homogeneous, composed of 98.5% ethnic Japanese with small populations of foreign workers.</w:t>
      </w:r>
    </w:p>
    <w:p w:rsidR="001C5E7E" w:rsidRPr="00112FEB" w:rsidRDefault="001C5E7E" w:rsidP="009D7089">
      <w:pPr>
        <w:pStyle w:val="NormalWeb"/>
        <w:numPr>
          <w:ilvl w:val="0"/>
          <w:numId w:val="13"/>
        </w:numPr>
        <w:spacing w:before="96" w:after="120" w:line="360" w:lineRule="atLeast"/>
        <w:rPr>
          <w:rFonts w:cs="Arial"/>
          <w:color w:val="000000"/>
          <w:szCs w:val="20"/>
        </w:rPr>
      </w:pPr>
      <w:r w:rsidRPr="00112FEB">
        <w:rPr>
          <w:rFonts w:cs="Arial"/>
          <w:color w:val="000000"/>
          <w:szCs w:val="20"/>
        </w:rPr>
        <w:t>134,700 non-Latin American</w:t>
      </w:r>
      <w:r w:rsidRPr="00112FEB">
        <w:rPr>
          <w:rStyle w:val="apple-converted-space"/>
          <w:rFonts w:cs="Arial"/>
          <w:color w:val="000000"/>
          <w:szCs w:val="20"/>
        </w:rPr>
        <w:t> </w:t>
      </w:r>
      <w:r w:rsidRPr="00112FEB">
        <w:rPr>
          <w:rFonts w:cs="Arial"/>
          <w:szCs w:val="20"/>
        </w:rPr>
        <w:t>Western</w:t>
      </w:r>
      <w:r w:rsidRPr="00112FEB">
        <w:rPr>
          <w:rStyle w:val="apple-converted-space"/>
          <w:rFonts w:cs="Arial"/>
          <w:color w:val="000000"/>
          <w:szCs w:val="20"/>
        </w:rPr>
        <w:t> </w:t>
      </w:r>
      <w:r w:rsidRPr="00112FEB">
        <w:rPr>
          <w:rFonts w:cs="Arial"/>
          <w:color w:val="000000"/>
          <w:szCs w:val="20"/>
        </w:rPr>
        <w:t>and</w:t>
      </w:r>
    </w:p>
    <w:p w:rsidR="001C5E7E" w:rsidRPr="00112FEB" w:rsidRDefault="001C5E7E" w:rsidP="009D7089">
      <w:pPr>
        <w:pStyle w:val="NormalWeb"/>
        <w:numPr>
          <w:ilvl w:val="0"/>
          <w:numId w:val="13"/>
        </w:numPr>
        <w:spacing w:before="96" w:after="120" w:line="360" w:lineRule="atLeast"/>
        <w:rPr>
          <w:rFonts w:cs="Arial"/>
          <w:color w:val="000000"/>
          <w:szCs w:val="20"/>
        </w:rPr>
      </w:pPr>
      <w:r w:rsidRPr="00112FEB">
        <w:rPr>
          <w:rFonts w:cs="Arial"/>
          <w:color w:val="000000"/>
          <w:szCs w:val="20"/>
        </w:rPr>
        <w:t>345,500</w:t>
      </w:r>
      <w:r w:rsidRPr="00112FEB">
        <w:rPr>
          <w:rStyle w:val="apple-converted-space"/>
          <w:rFonts w:cs="Arial"/>
          <w:color w:val="000000"/>
          <w:szCs w:val="20"/>
        </w:rPr>
        <w:t> </w:t>
      </w:r>
      <w:r w:rsidRPr="00112FEB">
        <w:rPr>
          <w:rFonts w:cs="Arial"/>
          <w:szCs w:val="20"/>
        </w:rPr>
        <w:t>Latin American</w:t>
      </w:r>
      <w:r w:rsidRPr="00112FEB">
        <w:rPr>
          <w:rStyle w:val="apple-converted-space"/>
          <w:rFonts w:cs="Arial"/>
          <w:color w:val="000000"/>
          <w:szCs w:val="20"/>
        </w:rPr>
        <w:t> </w:t>
      </w:r>
      <w:r w:rsidRPr="00112FEB">
        <w:rPr>
          <w:rFonts w:cs="Arial"/>
          <w:color w:val="000000"/>
          <w:szCs w:val="20"/>
        </w:rPr>
        <w:t xml:space="preserve">expatriates, </w:t>
      </w:r>
    </w:p>
    <w:p w:rsidR="001C5E7E" w:rsidRPr="00112FEB" w:rsidRDefault="001C5E7E" w:rsidP="009D7089">
      <w:pPr>
        <w:pStyle w:val="NormalWeb"/>
        <w:numPr>
          <w:ilvl w:val="0"/>
          <w:numId w:val="13"/>
        </w:numPr>
        <w:spacing w:before="96" w:after="120" w:line="360" w:lineRule="atLeast"/>
        <w:rPr>
          <w:rFonts w:cs="Arial"/>
          <w:color w:val="000000"/>
          <w:szCs w:val="20"/>
        </w:rPr>
      </w:pPr>
      <w:r w:rsidRPr="00112FEB">
        <w:rPr>
          <w:rFonts w:cs="Arial"/>
          <w:color w:val="000000"/>
          <w:szCs w:val="20"/>
        </w:rPr>
        <w:t xml:space="preserve">274,700 </w:t>
      </w:r>
      <w:r w:rsidRPr="00112FEB">
        <w:rPr>
          <w:rStyle w:val="apple-converted-space"/>
          <w:rFonts w:cs="Arial"/>
          <w:color w:val="000000"/>
          <w:szCs w:val="20"/>
        </w:rPr>
        <w:t> </w:t>
      </w:r>
      <w:r>
        <w:rPr>
          <w:rStyle w:val="apple-converted-space"/>
          <w:rFonts w:cs="Arial"/>
          <w:color w:val="000000"/>
          <w:szCs w:val="20"/>
        </w:rPr>
        <w:t xml:space="preserve"> </w:t>
      </w:r>
      <w:r w:rsidRPr="00112FEB">
        <w:rPr>
          <w:rFonts w:cs="Arial"/>
          <w:szCs w:val="20"/>
        </w:rPr>
        <w:t>Brazilians</w:t>
      </w:r>
      <w:r w:rsidRPr="00112FEB">
        <w:rPr>
          <w:rStyle w:val="apple-converted-space"/>
          <w:rFonts w:cs="Arial"/>
          <w:color w:val="000000"/>
          <w:szCs w:val="20"/>
        </w:rPr>
        <w:t xml:space="preserve"> &amp; </w:t>
      </w:r>
      <w:r w:rsidRPr="00112FEB">
        <w:rPr>
          <w:rFonts w:cs="Arial"/>
          <w:color w:val="000000"/>
          <w:szCs w:val="20"/>
        </w:rPr>
        <w:t>the largest community of Westerners.</w:t>
      </w:r>
    </w:p>
    <w:p w:rsidR="001C5E7E" w:rsidRPr="00112FEB" w:rsidRDefault="001C5E7E" w:rsidP="009D7089">
      <w:pPr>
        <w:pStyle w:val="NormalWeb"/>
        <w:numPr>
          <w:ilvl w:val="0"/>
          <w:numId w:val="13"/>
        </w:numPr>
        <w:spacing w:before="96" w:after="120" w:line="360" w:lineRule="atLeast"/>
        <w:ind w:right="-720"/>
        <w:rPr>
          <w:rStyle w:val="apple-converted-space"/>
          <w:rFonts w:cs="Arial"/>
          <w:color w:val="000000"/>
          <w:szCs w:val="20"/>
        </w:rPr>
      </w:pPr>
      <w:r w:rsidRPr="00112FEB">
        <w:rPr>
          <w:rFonts w:cs="Arial"/>
          <w:color w:val="000000"/>
          <w:szCs w:val="20"/>
        </w:rPr>
        <w:t>Japan has the longest overall</w:t>
      </w:r>
      <w:r w:rsidRPr="00112FEB">
        <w:rPr>
          <w:rStyle w:val="apple-converted-space"/>
          <w:rFonts w:cs="Arial"/>
          <w:color w:val="000000"/>
          <w:szCs w:val="20"/>
        </w:rPr>
        <w:t> </w:t>
      </w:r>
      <w:r w:rsidRPr="00112FEB">
        <w:rPr>
          <w:rFonts w:cs="Arial"/>
          <w:szCs w:val="20"/>
        </w:rPr>
        <w:t>life expectancy</w:t>
      </w:r>
      <w:r w:rsidRPr="00112FEB">
        <w:rPr>
          <w:rStyle w:val="apple-converted-space"/>
          <w:rFonts w:cs="Arial"/>
          <w:color w:val="000000"/>
          <w:szCs w:val="20"/>
        </w:rPr>
        <w:t> </w:t>
      </w:r>
      <w:r w:rsidRPr="00112FEB">
        <w:rPr>
          <w:rFonts w:cs="Arial"/>
          <w:color w:val="000000"/>
          <w:szCs w:val="20"/>
        </w:rPr>
        <w:t>rate of any country in the world.</w:t>
      </w:r>
    </w:p>
    <w:p w:rsidR="001C5E7E" w:rsidRPr="00112FEB" w:rsidRDefault="001C5E7E" w:rsidP="009D7089">
      <w:pPr>
        <w:pStyle w:val="NormalWeb"/>
        <w:numPr>
          <w:ilvl w:val="0"/>
          <w:numId w:val="13"/>
        </w:numPr>
        <w:spacing w:before="96" w:after="120" w:line="360" w:lineRule="atLeast"/>
        <w:rPr>
          <w:rFonts w:cs="Arial"/>
          <w:color w:val="000000"/>
          <w:szCs w:val="20"/>
        </w:rPr>
      </w:pPr>
      <w:r w:rsidRPr="00112FEB">
        <w:rPr>
          <w:rFonts w:cs="Arial"/>
          <w:szCs w:val="20"/>
        </w:rPr>
        <w:t>Immigration</w:t>
      </w:r>
      <w:r w:rsidRPr="00112FEB">
        <w:rPr>
          <w:rStyle w:val="apple-converted-space"/>
          <w:rFonts w:cs="Arial"/>
          <w:color w:val="000000"/>
          <w:szCs w:val="20"/>
        </w:rPr>
        <w:t> </w:t>
      </w:r>
      <w:r w:rsidRPr="00112FEB">
        <w:rPr>
          <w:rFonts w:cs="Arial"/>
          <w:color w:val="000000"/>
          <w:szCs w:val="20"/>
        </w:rPr>
        <w:t>and birth incentives are sometimes suggested as a solution to provide younger workers to support the nation's aging population.</w:t>
      </w:r>
    </w:p>
    <w:p w:rsidR="001C5E7E" w:rsidRDefault="001C5E7E" w:rsidP="009D7089">
      <w:pPr>
        <w:pStyle w:val="NormalWeb"/>
        <w:numPr>
          <w:ilvl w:val="0"/>
          <w:numId w:val="13"/>
        </w:numPr>
        <w:spacing w:before="96" w:after="120" w:line="360" w:lineRule="atLeast"/>
        <w:ind w:right="-540"/>
        <w:rPr>
          <w:rFonts w:cs="Arial"/>
          <w:color w:val="000000"/>
          <w:szCs w:val="20"/>
        </w:rPr>
      </w:pPr>
      <w:r w:rsidRPr="00112FEB">
        <w:rPr>
          <w:rFonts w:cs="Arial"/>
          <w:color w:val="000000"/>
          <w:szCs w:val="20"/>
        </w:rPr>
        <w:t>Japan</w:t>
      </w:r>
      <w:r w:rsidRPr="00112FEB">
        <w:rPr>
          <w:rStyle w:val="apple-converted-space"/>
          <w:rFonts w:cs="Arial"/>
          <w:color w:val="000000"/>
          <w:szCs w:val="20"/>
        </w:rPr>
        <w:t> </w:t>
      </w:r>
      <w:r w:rsidRPr="00112FEB">
        <w:rPr>
          <w:rFonts w:cs="Arial"/>
          <w:szCs w:val="20"/>
        </w:rPr>
        <w:t>suffers from a high suicide rate</w:t>
      </w:r>
      <w:r w:rsidRPr="00112FEB">
        <w:rPr>
          <w:rFonts w:cs="Arial"/>
          <w:color w:val="000000"/>
          <w:szCs w:val="20"/>
        </w:rPr>
        <w:t xml:space="preserve"> In 2009, the number of suicides exceeded 30,000 for the twelfth straight year.</w:t>
      </w:r>
      <w:r>
        <w:rPr>
          <w:rFonts w:cs="Arial"/>
          <w:color w:val="000000"/>
          <w:szCs w:val="20"/>
        </w:rPr>
        <w:t xml:space="preserve"> </w:t>
      </w:r>
      <w:r w:rsidRPr="00112FEB">
        <w:rPr>
          <w:rFonts w:cs="Arial"/>
          <w:color w:val="000000"/>
          <w:szCs w:val="20"/>
        </w:rPr>
        <w:t>Suicide is the leading cause of death for people under 30.</w:t>
      </w:r>
    </w:p>
    <w:p w:rsidR="001C5E7E" w:rsidRDefault="001C5E7E" w:rsidP="001C5E7E">
      <w:pPr>
        <w:pStyle w:val="NormalWeb"/>
        <w:spacing w:before="96" w:after="120" w:line="360" w:lineRule="atLeast"/>
        <w:ind w:right="-540"/>
        <w:rPr>
          <w:rFonts w:cs="Arial"/>
          <w:color w:val="000000"/>
          <w:szCs w:val="20"/>
        </w:rPr>
      </w:pPr>
    </w:p>
    <w:tbl>
      <w:tblPr>
        <w:tblW w:w="5944" w:type="pct"/>
        <w:tblCellSpacing w:w="15" w:type="dxa"/>
        <w:tblInd w:w="-863" w:type="dxa"/>
        <w:tblBorders>
          <w:top w:val="single" w:sz="6" w:space="0" w:color="A9A9A9"/>
          <w:left w:val="single" w:sz="6" w:space="0" w:color="A9A9A9"/>
          <w:bottom w:val="single" w:sz="6" w:space="0" w:color="A9A9A9"/>
          <w:right w:val="single" w:sz="6" w:space="0" w:color="A9A9A9"/>
        </w:tblBorders>
        <w:shd w:val="clear" w:color="auto" w:fill="F9F9F9"/>
        <w:tblCellMar>
          <w:top w:w="15" w:type="dxa"/>
          <w:left w:w="15" w:type="dxa"/>
          <w:bottom w:w="15" w:type="dxa"/>
          <w:right w:w="15" w:type="dxa"/>
        </w:tblCellMar>
        <w:tblLook w:val="04A0"/>
      </w:tblPr>
      <w:tblGrid>
        <w:gridCol w:w="2160"/>
        <w:gridCol w:w="649"/>
        <w:gridCol w:w="994"/>
        <w:gridCol w:w="960"/>
        <w:gridCol w:w="860"/>
        <w:gridCol w:w="527"/>
        <w:gridCol w:w="1105"/>
        <w:gridCol w:w="960"/>
        <w:gridCol w:w="860"/>
        <w:gridCol w:w="2160"/>
      </w:tblGrid>
      <w:tr w:rsidR="001C5E7E" w:rsidRPr="006F4A7E" w:rsidTr="001C5E7E">
        <w:trPr>
          <w:tblCellSpacing w:w="15" w:type="dxa"/>
        </w:trPr>
        <w:tc>
          <w:tcPr>
            <w:tcW w:w="4973" w:type="pct"/>
            <w:gridSpan w:val="10"/>
            <w:shd w:val="clear" w:color="auto" w:fill="F9F9F9"/>
            <w:tcMar>
              <w:top w:w="72" w:type="dxa"/>
              <w:left w:w="0" w:type="dxa"/>
              <w:bottom w:w="72" w:type="dxa"/>
              <w:right w:w="0" w:type="dxa"/>
            </w:tcMar>
            <w:vAlign w:val="center"/>
            <w:hideMark/>
          </w:tcPr>
          <w:p w:rsidR="001C5E7E" w:rsidRPr="006F4A7E" w:rsidRDefault="001C5E7E" w:rsidP="003C203B">
            <w:pPr>
              <w:spacing w:after="0" w:line="336" w:lineRule="atLeast"/>
              <w:jc w:val="center"/>
              <w:rPr>
                <w:rFonts w:ascii="Times New Roman" w:eastAsia="Times New Roman" w:hAnsi="Times New Roman" w:cs="Times New Roman"/>
                <w:b/>
                <w:bCs/>
                <w:sz w:val="20"/>
                <w:szCs w:val="20"/>
              </w:rPr>
            </w:pPr>
            <w:r w:rsidRPr="006F4A7E">
              <w:rPr>
                <w:rFonts w:ascii="Times New Roman" w:eastAsia="Times New Roman" w:hAnsi="Times New Roman" w:cs="Times New Roman"/>
                <w:b/>
                <w:bCs/>
                <w:sz w:val="23"/>
                <w:szCs w:val="23"/>
              </w:rPr>
              <w:t>Largest cities of</w:t>
            </w:r>
            <w:r w:rsidRPr="006F4A7E">
              <w:rPr>
                <w:rFonts w:ascii="Times New Roman" w:eastAsia="Times New Roman" w:hAnsi="Times New Roman" w:cs="Times New Roman"/>
                <w:b/>
                <w:bCs/>
                <w:sz w:val="23"/>
              </w:rPr>
              <w:t> Japan</w:t>
            </w:r>
          </w:p>
        </w:tc>
      </w:tr>
      <w:tr w:rsidR="001C5E7E" w:rsidRPr="006F4A7E" w:rsidTr="001C5E7E">
        <w:trPr>
          <w:tblCellSpacing w:w="15" w:type="dxa"/>
        </w:trPr>
        <w:tc>
          <w:tcPr>
            <w:tcW w:w="0" w:type="auto"/>
            <w:shd w:val="clear" w:color="auto" w:fill="F9F9F9"/>
            <w:vAlign w:val="center"/>
            <w:hideMark/>
          </w:tcPr>
          <w:p w:rsidR="001C5E7E" w:rsidRPr="006F4A7E" w:rsidRDefault="001C5E7E" w:rsidP="003C203B">
            <w:pPr>
              <w:spacing w:after="0" w:line="240" w:lineRule="auto"/>
              <w:jc w:val="center"/>
              <w:rPr>
                <w:rFonts w:ascii="Times New Roman" w:eastAsia="Times New Roman" w:hAnsi="Times New Roman" w:cs="Times New Roman"/>
                <w:b/>
                <w:bCs/>
                <w:sz w:val="20"/>
                <w:szCs w:val="20"/>
              </w:rPr>
            </w:pPr>
          </w:p>
        </w:tc>
        <w:tc>
          <w:tcPr>
            <w:tcW w:w="0" w:type="auto"/>
            <w:shd w:val="clear" w:color="auto" w:fill="F9F9F9"/>
            <w:vAlign w:val="center"/>
            <w:hideMark/>
          </w:tcPr>
          <w:p w:rsidR="001C5E7E" w:rsidRPr="006F4A7E" w:rsidRDefault="001C5E7E" w:rsidP="003C203B">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color w:val="0645AD"/>
                <w:sz w:val="20"/>
                <w:u w:val="single"/>
              </w:rPr>
              <w:t>RANK</w:t>
            </w:r>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28" w:tooltip="List of cities in Japan" w:history="1">
              <w:r w:rsidR="001C5E7E" w:rsidRPr="006F4A7E">
                <w:rPr>
                  <w:rFonts w:ascii="Times New Roman" w:eastAsia="Times New Roman" w:hAnsi="Times New Roman" w:cs="Times New Roman"/>
                  <w:b/>
                  <w:bCs/>
                  <w:color w:val="0645AD"/>
                  <w:sz w:val="20"/>
                  <w:u w:val="single"/>
                </w:rPr>
                <w:t>City name</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29" w:tooltip="Prefectures of Japan" w:history="1">
              <w:r w:rsidR="001C5E7E" w:rsidRPr="006F4A7E">
                <w:rPr>
                  <w:rFonts w:ascii="Times New Roman" w:eastAsia="Times New Roman" w:hAnsi="Times New Roman" w:cs="Times New Roman"/>
                  <w:b/>
                  <w:bCs/>
                  <w:color w:val="0645AD"/>
                  <w:sz w:val="20"/>
                  <w:u w:val="single"/>
                </w:rPr>
                <w:t>Prefecture</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30" w:tooltip="List of cities in Japan by population" w:history="1">
              <w:r w:rsidR="001C5E7E" w:rsidRPr="006F4A7E">
                <w:rPr>
                  <w:rFonts w:ascii="Times New Roman" w:eastAsia="Times New Roman" w:hAnsi="Times New Roman" w:cs="Times New Roman"/>
                  <w:b/>
                  <w:bCs/>
                  <w:color w:val="0645AD"/>
                  <w:sz w:val="20"/>
                  <w:u w:val="single"/>
                </w:rPr>
                <w:t>Pop.</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31" w:tooltip="List of cities in Japan by population" w:history="1">
              <w:r w:rsidR="001C5E7E" w:rsidRPr="006F4A7E">
                <w:rPr>
                  <w:rFonts w:ascii="Times New Roman" w:eastAsia="Times New Roman" w:hAnsi="Times New Roman" w:cs="Times New Roman"/>
                  <w:b/>
                  <w:bCs/>
                  <w:color w:val="0645AD"/>
                  <w:sz w:val="20"/>
                  <w:u w:val="single"/>
                </w:rPr>
                <w:t>Rank</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32" w:tooltip="List of cities in Japan" w:history="1">
              <w:r w:rsidR="001C5E7E" w:rsidRPr="006F4A7E">
                <w:rPr>
                  <w:rFonts w:ascii="Times New Roman" w:eastAsia="Times New Roman" w:hAnsi="Times New Roman" w:cs="Times New Roman"/>
                  <w:b/>
                  <w:bCs/>
                  <w:color w:val="0645AD"/>
                  <w:sz w:val="20"/>
                  <w:u w:val="single"/>
                </w:rPr>
                <w:t>City name</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33" w:tooltip="Prefectures of Japan" w:history="1">
              <w:r w:rsidR="001C5E7E" w:rsidRPr="006F4A7E">
                <w:rPr>
                  <w:rFonts w:ascii="Times New Roman" w:eastAsia="Times New Roman" w:hAnsi="Times New Roman" w:cs="Times New Roman"/>
                  <w:b/>
                  <w:bCs/>
                  <w:color w:val="0645AD"/>
                  <w:sz w:val="20"/>
                  <w:u w:val="single"/>
                </w:rPr>
                <w:t>Prefecture</w:t>
              </w:r>
            </w:hyperlink>
          </w:p>
        </w:tc>
        <w:tc>
          <w:tcPr>
            <w:tcW w:w="0" w:type="auto"/>
            <w:shd w:val="clear" w:color="auto" w:fill="F9F9F9"/>
            <w:vAlign w:val="center"/>
            <w:hideMark/>
          </w:tcPr>
          <w:p w:rsidR="001C5E7E" w:rsidRPr="006F4A7E" w:rsidRDefault="00D80D73" w:rsidP="003C203B">
            <w:pPr>
              <w:spacing w:after="0" w:line="240" w:lineRule="auto"/>
              <w:jc w:val="center"/>
              <w:rPr>
                <w:rFonts w:ascii="Times New Roman" w:eastAsia="Times New Roman" w:hAnsi="Times New Roman" w:cs="Times New Roman"/>
                <w:b/>
                <w:bCs/>
                <w:sz w:val="20"/>
                <w:szCs w:val="20"/>
              </w:rPr>
            </w:pPr>
            <w:hyperlink r:id="rId34" w:tooltip="List of cities in Japan by population" w:history="1">
              <w:r w:rsidR="001C5E7E" w:rsidRPr="006F4A7E">
                <w:rPr>
                  <w:rFonts w:ascii="Times New Roman" w:eastAsia="Times New Roman" w:hAnsi="Times New Roman" w:cs="Times New Roman"/>
                  <w:b/>
                  <w:bCs/>
                  <w:color w:val="0645AD"/>
                  <w:sz w:val="20"/>
                  <w:u w:val="single"/>
                </w:rPr>
                <w:t>Pop.</w:t>
              </w:r>
            </w:hyperlink>
          </w:p>
        </w:tc>
        <w:tc>
          <w:tcPr>
            <w:tcW w:w="941" w:type="pct"/>
            <w:shd w:val="clear" w:color="auto" w:fill="F9F9F9"/>
            <w:vAlign w:val="center"/>
            <w:hideMark/>
          </w:tcPr>
          <w:p w:rsidR="001C5E7E" w:rsidRPr="006F4A7E" w:rsidRDefault="001C5E7E" w:rsidP="003C203B">
            <w:pPr>
              <w:spacing w:after="0" w:line="240" w:lineRule="auto"/>
              <w:jc w:val="center"/>
              <w:rPr>
                <w:rFonts w:ascii="Times New Roman" w:eastAsia="Times New Roman" w:hAnsi="Times New Roman" w:cs="Times New Roman"/>
                <w:b/>
                <w:bCs/>
                <w:sz w:val="20"/>
                <w:szCs w:val="20"/>
              </w:rPr>
            </w:pPr>
          </w:p>
        </w:tc>
      </w:tr>
      <w:tr w:rsidR="001C5E7E" w:rsidRPr="006F4A7E" w:rsidTr="001C5E7E">
        <w:trPr>
          <w:tblCellSpacing w:w="15" w:type="dxa"/>
        </w:trPr>
        <w:tc>
          <w:tcPr>
            <w:tcW w:w="0" w:type="auto"/>
            <w:vMerge w:val="restart"/>
            <w:shd w:val="clear" w:color="auto" w:fill="F9F9F9"/>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color w:val="0645AD"/>
                <w:sz w:val="20"/>
                <w:szCs w:val="20"/>
              </w:rPr>
              <w:drawing>
                <wp:inline distT="0" distB="0" distL="0" distR="0">
                  <wp:extent cx="1285875" cy="1419225"/>
                  <wp:effectExtent l="19050" t="0" r="9525" b="0"/>
                  <wp:docPr id="69" name="Picture 35" descr="Tokyo">
                    <a:hlinkClick xmlns:a="http://schemas.openxmlformats.org/drawingml/2006/main" r:id="rId35" tooltip="&quot;Toky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kyo">
                            <a:hlinkClick r:id="rId35" tooltip="&quot;Tokyo&quot;"/>
                          </pic:cNvPr>
                          <pic:cNvPicPr>
                            <a:picLocks noChangeAspect="1" noChangeArrowheads="1"/>
                          </pic:cNvPicPr>
                        </pic:nvPicPr>
                        <pic:blipFill>
                          <a:blip r:embed="rId36"/>
                          <a:srcRect/>
                          <a:stretch>
                            <a:fillRect/>
                          </a:stretch>
                        </pic:blipFill>
                        <pic:spPr bwMode="auto">
                          <a:xfrm>
                            <a:off x="0" y="0"/>
                            <a:ext cx="1285875" cy="1419225"/>
                          </a:xfrm>
                          <a:prstGeom prst="rect">
                            <a:avLst/>
                          </a:prstGeom>
                          <a:noFill/>
                          <a:ln w="9525">
                            <a:noFill/>
                            <a:miter lim="800000"/>
                            <a:headEnd/>
                            <a:tailEnd/>
                          </a:ln>
                        </pic:spPr>
                      </pic:pic>
                    </a:graphicData>
                  </a:graphic>
                </wp:inline>
              </w:drawing>
            </w:r>
            <w:r w:rsidRPr="006F4A7E">
              <w:rPr>
                <w:rFonts w:ascii="Times New Roman" w:eastAsia="Times New Roman" w:hAnsi="Times New Roman" w:cs="Times New Roman"/>
                <w:sz w:val="20"/>
                <w:szCs w:val="20"/>
              </w:rPr>
              <w:br/>
            </w:r>
            <w:hyperlink r:id="rId37" w:tooltip="Tokyo" w:history="1">
              <w:r w:rsidRPr="006F4A7E">
                <w:rPr>
                  <w:rFonts w:ascii="Times New Roman" w:eastAsia="Times New Roman" w:hAnsi="Times New Roman" w:cs="Times New Roman"/>
                  <w:color w:val="0645AD"/>
                  <w:sz w:val="20"/>
                  <w:u w:val="single"/>
                </w:rPr>
                <w:t>Tokyo</w:t>
              </w:r>
            </w:hyperlink>
          </w:p>
          <w:p w:rsidR="001C5E7E" w:rsidRPr="006F4A7E" w:rsidRDefault="001C5E7E" w:rsidP="003C203B">
            <w:pPr>
              <w:spacing w:before="96" w:after="120" w:line="360" w:lineRule="atLeast"/>
              <w:jc w:val="center"/>
              <w:rPr>
                <w:rFonts w:ascii="Times New Roman" w:eastAsia="Times New Roman" w:hAnsi="Times New Roman" w:cs="Times New Roman"/>
                <w:sz w:val="20"/>
                <w:szCs w:val="20"/>
              </w:rPr>
            </w:pPr>
            <w:r>
              <w:rPr>
                <w:rFonts w:ascii="Times New Roman" w:eastAsia="Times New Roman" w:hAnsi="Times New Roman" w:cs="Times New Roman"/>
                <w:noProof/>
                <w:color w:val="0645AD"/>
                <w:sz w:val="20"/>
                <w:szCs w:val="20"/>
              </w:rPr>
              <w:drawing>
                <wp:inline distT="0" distB="0" distL="0" distR="0">
                  <wp:extent cx="1285875" cy="1419225"/>
                  <wp:effectExtent l="19050" t="0" r="9525" b="0"/>
                  <wp:docPr id="68" name="Picture 36" descr="Yokohama">
                    <a:hlinkClick xmlns:a="http://schemas.openxmlformats.org/drawingml/2006/main" r:id="rId38" tooltip="&quot;Yokoh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okohama">
                            <a:hlinkClick r:id="rId38" tooltip="&quot;Yokohama&quot;"/>
                          </pic:cNvPr>
                          <pic:cNvPicPr>
                            <a:picLocks noChangeAspect="1" noChangeArrowheads="1"/>
                          </pic:cNvPicPr>
                        </pic:nvPicPr>
                        <pic:blipFill>
                          <a:blip r:embed="rId39"/>
                          <a:srcRect/>
                          <a:stretch>
                            <a:fillRect/>
                          </a:stretch>
                        </pic:blipFill>
                        <pic:spPr bwMode="auto">
                          <a:xfrm>
                            <a:off x="0" y="0"/>
                            <a:ext cx="1285875" cy="1419225"/>
                          </a:xfrm>
                          <a:prstGeom prst="rect">
                            <a:avLst/>
                          </a:prstGeom>
                          <a:noFill/>
                          <a:ln w="9525">
                            <a:noFill/>
                            <a:miter lim="800000"/>
                            <a:headEnd/>
                            <a:tailEnd/>
                          </a:ln>
                        </pic:spPr>
                      </pic:pic>
                    </a:graphicData>
                  </a:graphic>
                </wp:inline>
              </w:drawing>
            </w:r>
            <w:r w:rsidRPr="006F4A7E">
              <w:rPr>
                <w:rFonts w:ascii="Times New Roman" w:eastAsia="Times New Roman" w:hAnsi="Times New Roman" w:cs="Times New Roman"/>
                <w:sz w:val="20"/>
                <w:szCs w:val="20"/>
              </w:rPr>
              <w:br/>
            </w:r>
            <w:hyperlink r:id="rId40" w:tooltip="Yokohama" w:history="1">
              <w:r w:rsidRPr="006F4A7E">
                <w:rPr>
                  <w:rFonts w:ascii="Times New Roman" w:eastAsia="Times New Roman" w:hAnsi="Times New Roman" w:cs="Times New Roman"/>
                  <w:color w:val="0645AD"/>
                  <w:sz w:val="20"/>
                  <w:u w:val="single"/>
                </w:rPr>
                <w:t>Yokohama</w:t>
              </w:r>
            </w:hyperlink>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41" w:tooltip="Tokyo" w:history="1">
              <w:r w:rsidR="001C5E7E" w:rsidRPr="006F4A7E">
                <w:rPr>
                  <w:rFonts w:ascii="Times New Roman" w:eastAsia="Times New Roman" w:hAnsi="Times New Roman" w:cs="Times New Roman"/>
                  <w:b/>
                  <w:bCs/>
                  <w:color w:val="0645AD"/>
                  <w:sz w:val="20"/>
                  <w:u w:val="single"/>
                </w:rPr>
                <w:t>Tokyo</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42" w:tooltip="Tokyo" w:history="1">
              <w:r w:rsidR="001C5E7E" w:rsidRPr="006F4A7E">
                <w:rPr>
                  <w:rFonts w:ascii="Times New Roman" w:eastAsia="Times New Roman" w:hAnsi="Times New Roman" w:cs="Times New Roman"/>
                  <w:color w:val="0645AD"/>
                  <w:sz w:val="20"/>
                  <w:u w:val="single"/>
                </w:rPr>
                <w:t>Tokyo</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8,949,447</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11</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43" w:tooltip="Hiroshima" w:history="1">
              <w:r w:rsidR="001C5E7E" w:rsidRPr="006F4A7E">
                <w:rPr>
                  <w:rFonts w:ascii="Times New Roman" w:eastAsia="Times New Roman" w:hAnsi="Times New Roman" w:cs="Times New Roman"/>
                  <w:b/>
                  <w:bCs/>
                  <w:color w:val="0645AD"/>
                  <w:sz w:val="20"/>
                  <w:u w:val="single"/>
                </w:rPr>
                <w:t>Hiroshima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44" w:tooltip="Hiroshima Prefecture" w:history="1">
              <w:r w:rsidR="001C5E7E" w:rsidRPr="006F4A7E">
                <w:rPr>
                  <w:rFonts w:ascii="Times New Roman" w:eastAsia="Times New Roman" w:hAnsi="Times New Roman" w:cs="Times New Roman"/>
                  <w:color w:val="0645AD"/>
                  <w:sz w:val="20"/>
                  <w:u w:val="single"/>
                </w:rPr>
                <w:t>Hiroshima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1,174,209</w:t>
            </w:r>
          </w:p>
        </w:tc>
        <w:tc>
          <w:tcPr>
            <w:tcW w:w="941" w:type="pct"/>
            <w:vMerge w:val="restart"/>
            <w:shd w:val="clear" w:color="auto" w:fill="F9F9F9"/>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color w:val="0645AD"/>
                <w:sz w:val="20"/>
                <w:szCs w:val="20"/>
              </w:rPr>
              <w:drawing>
                <wp:inline distT="0" distB="0" distL="0" distR="0">
                  <wp:extent cx="1285875" cy="1571625"/>
                  <wp:effectExtent l="19050" t="0" r="9525" b="0"/>
                  <wp:docPr id="67" name="Picture 37" descr="Osaka">
                    <a:hlinkClick xmlns:a="http://schemas.openxmlformats.org/drawingml/2006/main" r:id="rId45" tooltip="&quot;Osa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saka">
                            <a:hlinkClick r:id="rId45" tooltip="&quot;Osaka&quot;"/>
                          </pic:cNvPr>
                          <pic:cNvPicPr>
                            <a:picLocks noChangeAspect="1" noChangeArrowheads="1"/>
                          </pic:cNvPicPr>
                        </pic:nvPicPr>
                        <pic:blipFill>
                          <a:blip r:embed="rId46"/>
                          <a:srcRect/>
                          <a:stretch>
                            <a:fillRect/>
                          </a:stretch>
                        </pic:blipFill>
                        <pic:spPr bwMode="auto">
                          <a:xfrm>
                            <a:off x="0" y="0"/>
                            <a:ext cx="1285875" cy="1571625"/>
                          </a:xfrm>
                          <a:prstGeom prst="rect">
                            <a:avLst/>
                          </a:prstGeom>
                          <a:noFill/>
                          <a:ln w="9525">
                            <a:noFill/>
                            <a:miter lim="800000"/>
                            <a:headEnd/>
                            <a:tailEnd/>
                          </a:ln>
                        </pic:spPr>
                      </pic:pic>
                    </a:graphicData>
                  </a:graphic>
                </wp:inline>
              </w:drawing>
            </w:r>
            <w:r w:rsidRPr="006F4A7E">
              <w:rPr>
                <w:rFonts w:ascii="Times New Roman" w:eastAsia="Times New Roman" w:hAnsi="Times New Roman" w:cs="Times New Roman"/>
                <w:sz w:val="20"/>
                <w:szCs w:val="20"/>
              </w:rPr>
              <w:br/>
            </w:r>
            <w:hyperlink r:id="rId47" w:tooltip="Osaka" w:history="1">
              <w:r w:rsidRPr="006F4A7E">
                <w:rPr>
                  <w:rFonts w:ascii="Times New Roman" w:eastAsia="Times New Roman" w:hAnsi="Times New Roman" w:cs="Times New Roman"/>
                  <w:color w:val="0645AD"/>
                  <w:sz w:val="20"/>
                  <w:u w:val="single"/>
                </w:rPr>
                <w:t>Osaka</w:t>
              </w:r>
            </w:hyperlink>
          </w:p>
          <w:p w:rsidR="001C5E7E" w:rsidRPr="006F4A7E" w:rsidRDefault="001C5E7E" w:rsidP="003C203B">
            <w:pPr>
              <w:spacing w:before="96" w:after="120" w:line="360" w:lineRule="atLeast"/>
              <w:jc w:val="center"/>
              <w:rPr>
                <w:rFonts w:ascii="Times New Roman" w:eastAsia="Times New Roman" w:hAnsi="Times New Roman" w:cs="Times New Roman"/>
                <w:sz w:val="20"/>
                <w:szCs w:val="20"/>
              </w:rPr>
            </w:pPr>
            <w:r>
              <w:rPr>
                <w:rFonts w:ascii="Times New Roman" w:eastAsia="Times New Roman" w:hAnsi="Times New Roman" w:cs="Times New Roman"/>
                <w:noProof/>
                <w:color w:val="0645AD"/>
                <w:sz w:val="20"/>
                <w:szCs w:val="20"/>
              </w:rPr>
              <w:drawing>
                <wp:inline distT="0" distB="0" distL="0" distR="0">
                  <wp:extent cx="1285875" cy="1181100"/>
                  <wp:effectExtent l="19050" t="0" r="9525" b="0"/>
                  <wp:docPr id="66" name="Picture 38" descr="Nagoya">
                    <a:hlinkClick xmlns:a="http://schemas.openxmlformats.org/drawingml/2006/main" r:id="rId48" tooltip="&quot;Nago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agoya">
                            <a:hlinkClick r:id="rId48" tooltip="&quot;Nagoya&quot;"/>
                          </pic:cNvPr>
                          <pic:cNvPicPr>
                            <a:picLocks noChangeAspect="1" noChangeArrowheads="1"/>
                          </pic:cNvPicPr>
                        </pic:nvPicPr>
                        <pic:blipFill>
                          <a:blip r:embed="rId49"/>
                          <a:srcRect/>
                          <a:stretch>
                            <a:fillRect/>
                          </a:stretch>
                        </pic:blipFill>
                        <pic:spPr bwMode="auto">
                          <a:xfrm>
                            <a:off x="0" y="0"/>
                            <a:ext cx="1285875" cy="1181100"/>
                          </a:xfrm>
                          <a:prstGeom prst="rect">
                            <a:avLst/>
                          </a:prstGeom>
                          <a:noFill/>
                          <a:ln w="9525">
                            <a:noFill/>
                            <a:miter lim="800000"/>
                            <a:headEnd/>
                            <a:tailEnd/>
                          </a:ln>
                        </pic:spPr>
                      </pic:pic>
                    </a:graphicData>
                  </a:graphic>
                </wp:inline>
              </w:drawing>
            </w:r>
            <w:r w:rsidRPr="006F4A7E">
              <w:rPr>
                <w:rFonts w:ascii="Times New Roman" w:eastAsia="Times New Roman" w:hAnsi="Times New Roman" w:cs="Times New Roman"/>
                <w:sz w:val="20"/>
                <w:szCs w:val="20"/>
              </w:rPr>
              <w:br/>
            </w:r>
            <w:hyperlink r:id="rId50" w:tooltip="Nagoya" w:history="1">
              <w:r w:rsidRPr="006F4A7E">
                <w:rPr>
                  <w:rFonts w:ascii="Times New Roman" w:eastAsia="Times New Roman" w:hAnsi="Times New Roman" w:cs="Times New Roman"/>
                  <w:color w:val="0645AD"/>
                  <w:sz w:val="20"/>
                  <w:u w:val="single"/>
                </w:rPr>
                <w:t>Nagoya</w:t>
              </w:r>
            </w:hyperlink>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2</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1" w:tooltip="Yokohama" w:history="1">
              <w:r w:rsidR="001C5E7E" w:rsidRPr="006F4A7E">
                <w:rPr>
                  <w:rFonts w:ascii="Times New Roman" w:eastAsia="Times New Roman" w:hAnsi="Times New Roman" w:cs="Times New Roman"/>
                  <w:b/>
                  <w:bCs/>
                  <w:color w:val="0645AD"/>
                  <w:sz w:val="20"/>
                  <w:u w:val="single"/>
                </w:rPr>
                <w:t>Yokohama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2" w:tooltip="Kanagawa Prefecture" w:history="1">
              <w:r w:rsidR="001C5E7E" w:rsidRPr="006F4A7E">
                <w:rPr>
                  <w:rFonts w:ascii="Times New Roman" w:eastAsia="Times New Roman" w:hAnsi="Times New Roman" w:cs="Times New Roman"/>
                  <w:color w:val="0645AD"/>
                  <w:sz w:val="20"/>
                  <w:u w:val="single"/>
                </w:rPr>
                <w:t>Kanagawa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3,689,603</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12</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3" w:tooltip="Sendai" w:history="1">
              <w:r w:rsidR="001C5E7E" w:rsidRPr="006F4A7E">
                <w:rPr>
                  <w:rFonts w:ascii="Times New Roman" w:eastAsia="Times New Roman" w:hAnsi="Times New Roman" w:cs="Times New Roman"/>
                  <w:b/>
                  <w:bCs/>
                  <w:color w:val="0645AD"/>
                  <w:sz w:val="20"/>
                  <w:u w:val="single"/>
                </w:rPr>
                <w:t>Sendai</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4" w:tooltip="Miyagi Prefecture" w:history="1">
              <w:r w:rsidR="001C5E7E" w:rsidRPr="006F4A7E">
                <w:rPr>
                  <w:rFonts w:ascii="Times New Roman" w:eastAsia="Times New Roman" w:hAnsi="Times New Roman" w:cs="Times New Roman"/>
                  <w:color w:val="0645AD"/>
                  <w:sz w:val="20"/>
                  <w:u w:val="single"/>
                </w:rPr>
                <w:t>Miyagi</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1,045,903</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3</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5" w:tooltip="Osaka" w:history="1">
              <w:r w:rsidR="001C5E7E" w:rsidRPr="006F4A7E">
                <w:rPr>
                  <w:rFonts w:ascii="Times New Roman" w:eastAsia="Times New Roman" w:hAnsi="Times New Roman" w:cs="Times New Roman"/>
                  <w:b/>
                  <w:bCs/>
                  <w:color w:val="0645AD"/>
                  <w:sz w:val="20"/>
                  <w:u w:val="single"/>
                </w:rPr>
                <w:t>Osaka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6" w:tooltip="Osaka Prefecture" w:history="1">
              <w:r w:rsidR="001C5E7E" w:rsidRPr="006F4A7E">
                <w:rPr>
                  <w:rFonts w:ascii="Times New Roman" w:eastAsia="Times New Roman" w:hAnsi="Times New Roman" w:cs="Times New Roman"/>
                  <w:color w:val="0645AD"/>
                  <w:sz w:val="20"/>
                  <w:u w:val="single"/>
                </w:rPr>
                <w:t>Osaka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2,666,371</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13</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7" w:tooltip="Kitakyūshū" w:history="1">
              <w:r w:rsidR="001C5E7E" w:rsidRPr="006F4A7E">
                <w:rPr>
                  <w:rFonts w:ascii="Times New Roman" w:eastAsia="Times New Roman" w:hAnsi="Times New Roman" w:cs="Times New Roman"/>
                  <w:b/>
                  <w:bCs/>
                  <w:color w:val="0645AD"/>
                  <w:sz w:val="20"/>
                  <w:u w:val="single"/>
                </w:rPr>
                <w:t>Kitakyūshū</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8" w:tooltip="Fukuoka" w:history="1">
              <w:r w:rsidR="001C5E7E" w:rsidRPr="006F4A7E">
                <w:rPr>
                  <w:rFonts w:ascii="Times New Roman" w:eastAsia="Times New Roman" w:hAnsi="Times New Roman" w:cs="Times New Roman"/>
                  <w:color w:val="0B0080"/>
                  <w:sz w:val="20"/>
                  <w:u w:val="single"/>
                </w:rPr>
                <w:t>Fukuoka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977,288</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4</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59" w:tooltip="Nagoya" w:history="1">
              <w:r w:rsidR="001C5E7E" w:rsidRPr="006F4A7E">
                <w:rPr>
                  <w:rFonts w:ascii="Times New Roman" w:eastAsia="Times New Roman" w:hAnsi="Times New Roman" w:cs="Times New Roman"/>
                  <w:b/>
                  <w:bCs/>
                  <w:color w:val="0645AD"/>
                  <w:sz w:val="20"/>
                  <w:u w:val="single"/>
                </w:rPr>
                <w:t>Nagoya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0" w:tooltip="Aichi Prefecture" w:history="1">
              <w:r w:rsidR="001C5E7E" w:rsidRPr="006F4A7E">
                <w:rPr>
                  <w:rFonts w:ascii="Times New Roman" w:eastAsia="Times New Roman" w:hAnsi="Times New Roman" w:cs="Times New Roman"/>
                  <w:color w:val="0645AD"/>
                  <w:sz w:val="20"/>
                  <w:u w:val="single"/>
                </w:rPr>
                <w:t>Aichi</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2,263,907</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14</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1" w:tooltip="Chiba, Chiba" w:history="1">
              <w:r w:rsidR="001C5E7E" w:rsidRPr="006F4A7E">
                <w:rPr>
                  <w:rFonts w:ascii="Times New Roman" w:eastAsia="Times New Roman" w:hAnsi="Times New Roman" w:cs="Times New Roman"/>
                  <w:b/>
                  <w:bCs/>
                  <w:color w:val="0645AD"/>
                  <w:sz w:val="20"/>
                  <w:u w:val="single"/>
                </w:rPr>
                <w:t>Chiba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2" w:tooltip="Chiba Prefecture" w:history="1">
              <w:r w:rsidR="001C5E7E" w:rsidRPr="006F4A7E">
                <w:rPr>
                  <w:rFonts w:ascii="Times New Roman" w:eastAsia="Times New Roman" w:hAnsi="Times New Roman" w:cs="Times New Roman"/>
                  <w:color w:val="0645AD"/>
                  <w:sz w:val="20"/>
                  <w:u w:val="single"/>
                </w:rPr>
                <w:t>Chiba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962,130</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5</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3" w:tooltip="Sapporo" w:history="1">
              <w:r w:rsidR="001C5E7E" w:rsidRPr="006F4A7E">
                <w:rPr>
                  <w:rFonts w:ascii="Times New Roman" w:eastAsia="Times New Roman" w:hAnsi="Times New Roman" w:cs="Times New Roman"/>
                  <w:b/>
                  <w:bCs/>
                  <w:color w:val="0645AD"/>
                  <w:sz w:val="20"/>
                  <w:u w:val="single"/>
                </w:rPr>
                <w:t>Sapporo</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4" w:tooltip="Hokkaidō" w:history="1">
              <w:r w:rsidR="001C5E7E" w:rsidRPr="006F4A7E">
                <w:rPr>
                  <w:rFonts w:ascii="Times New Roman" w:eastAsia="Times New Roman" w:hAnsi="Times New Roman" w:cs="Times New Roman"/>
                  <w:color w:val="0645AD"/>
                  <w:sz w:val="20"/>
                  <w:u w:val="single"/>
                </w:rPr>
                <w:t>Hokkaidō</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1,914,434</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15</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5" w:tooltip="Sakai, Osaka" w:history="1">
              <w:r w:rsidR="001C5E7E" w:rsidRPr="006F4A7E">
                <w:rPr>
                  <w:rFonts w:ascii="Times New Roman" w:eastAsia="Times New Roman" w:hAnsi="Times New Roman" w:cs="Times New Roman"/>
                  <w:b/>
                  <w:bCs/>
                  <w:color w:val="0645AD"/>
                  <w:sz w:val="20"/>
                  <w:u w:val="single"/>
                </w:rPr>
                <w:t>Sakai</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6" w:tooltip="Osaka Prefecture" w:history="1">
              <w:r w:rsidR="001C5E7E" w:rsidRPr="006F4A7E">
                <w:rPr>
                  <w:rFonts w:ascii="Times New Roman" w:eastAsia="Times New Roman" w:hAnsi="Times New Roman" w:cs="Times New Roman"/>
                  <w:color w:val="0645AD"/>
                  <w:sz w:val="20"/>
                  <w:u w:val="single"/>
                </w:rPr>
                <w:t>Osaka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842,134</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6</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7" w:tooltip="Kōbe" w:history="1">
              <w:r w:rsidR="001C5E7E" w:rsidRPr="006F4A7E">
                <w:rPr>
                  <w:rFonts w:ascii="Times New Roman" w:eastAsia="Times New Roman" w:hAnsi="Times New Roman" w:cs="Times New Roman"/>
                  <w:b/>
                  <w:bCs/>
                  <w:color w:val="0645AD"/>
                  <w:sz w:val="20"/>
                  <w:u w:val="single"/>
                </w:rPr>
                <w:t>Kōbe</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8" w:tooltip="Hyōgo Prefecture" w:history="1">
              <w:r w:rsidR="001C5E7E" w:rsidRPr="006F4A7E">
                <w:rPr>
                  <w:rFonts w:ascii="Times New Roman" w:eastAsia="Times New Roman" w:hAnsi="Times New Roman" w:cs="Times New Roman"/>
                  <w:color w:val="0645AD"/>
                  <w:sz w:val="20"/>
                  <w:u w:val="single"/>
                </w:rPr>
                <w:t>Hyōgo</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1,544,873</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16</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69" w:tooltip="Niigata, Niigata" w:history="1">
              <w:r w:rsidR="001C5E7E" w:rsidRPr="006F4A7E">
                <w:rPr>
                  <w:rFonts w:ascii="Times New Roman" w:eastAsia="Times New Roman" w:hAnsi="Times New Roman" w:cs="Times New Roman"/>
                  <w:b/>
                  <w:bCs/>
                  <w:color w:val="0645AD"/>
                  <w:sz w:val="20"/>
                  <w:u w:val="single"/>
                </w:rPr>
                <w:t>Niigata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0" w:tooltip="Niigata Prefecture" w:history="1">
              <w:r w:rsidR="001C5E7E" w:rsidRPr="006F4A7E">
                <w:rPr>
                  <w:rFonts w:ascii="Times New Roman" w:eastAsia="Times New Roman" w:hAnsi="Times New Roman" w:cs="Times New Roman"/>
                  <w:color w:val="0645AD"/>
                  <w:sz w:val="20"/>
                  <w:u w:val="single"/>
                </w:rPr>
                <w:t>Niigata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812,192</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7</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1" w:tooltip="Kyōto" w:history="1">
              <w:r w:rsidR="001C5E7E" w:rsidRPr="006F4A7E">
                <w:rPr>
                  <w:rFonts w:ascii="Times New Roman" w:eastAsia="Times New Roman" w:hAnsi="Times New Roman" w:cs="Times New Roman"/>
                  <w:b/>
                  <w:bCs/>
                  <w:color w:val="0645AD"/>
                  <w:sz w:val="20"/>
                  <w:u w:val="single"/>
                </w:rPr>
                <w:t>Kyōto</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2" w:tooltip="Kyoto Prefecture" w:history="1">
              <w:r w:rsidR="001C5E7E" w:rsidRPr="006F4A7E">
                <w:rPr>
                  <w:rFonts w:ascii="Times New Roman" w:eastAsia="Times New Roman" w:hAnsi="Times New Roman" w:cs="Times New Roman"/>
                  <w:color w:val="0645AD"/>
                  <w:sz w:val="20"/>
                  <w:u w:val="single"/>
                </w:rPr>
                <w:t>Kyōto</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1,474,473</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17</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3" w:tooltip="Hamamatsu, Shizuoka" w:history="1">
              <w:r w:rsidR="001C5E7E" w:rsidRPr="006F4A7E">
                <w:rPr>
                  <w:rFonts w:ascii="Times New Roman" w:eastAsia="Times New Roman" w:hAnsi="Times New Roman" w:cs="Times New Roman"/>
                  <w:b/>
                  <w:bCs/>
                  <w:color w:val="0645AD"/>
                  <w:sz w:val="20"/>
                  <w:u w:val="single"/>
                </w:rPr>
                <w:t>Hamamatsu</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4" w:tooltip="Shizuoka Prefecture" w:history="1">
              <w:r w:rsidR="001C5E7E" w:rsidRPr="006F4A7E">
                <w:rPr>
                  <w:rFonts w:ascii="Times New Roman" w:eastAsia="Times New Roman" w:hAnsi="Times New Roman" w:cs="Times New Roman"/>
                  <w:color w:val="0645AD"/>
                  <w:sz w:val="20"/>
                  <w:u w:val="single"/>
                </w:rPr>
                <w:t>Shizuoka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800,912</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8</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5" w:tooltip="Fukuoka, Fukuoka" w:history="1">
              <w:r w:rsidR="001C5E7E" w:rsidRPr="006F4A7E">
                <w:rPr>
                  <w:rFonts w:ascii="Times New Roman" w:eastAsia="Times New Roman" w:hAnsi="Times New Roman" w:cs="Times New Roman"/>
                  <w:b/>
                  <w:bCs/>
                  <w:color w:val="0645AD"/>
                  <w:sz w:val="20"/>
                  <w:u w:val="single"/>
                </w:rPr>
                <w:t>Fukuoka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6" w:tooltip="Fukuoka Prefecture" w:history="1">
              <w:r w:rsidR="001C5E7E" w:rsidRPr="006F4A7E">
                <w:rPr>
                  <w:rFonts w:ascii="Times New Roman" w:eastAsia="Times New Roman" w:hAnsi="Times New Roman" w:cs="Times New Roman"/>
                  <w:color w:val="0645AD"/>
                  <w:sz w:val="20"/>
                  <w:u w:val="single"/>
                </w:rPr>
                <w:t>Fukuoka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1,463,826</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18</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7" w:tooltip="Kumamoto, Kumamoto" w:history="1">
              <w:r w:rsidR="001C5E7E" w:rsidRPr="006F4A7E">
                <w:rPr>
                  <w:rFonts w:ascii="Times New Roman" w:eastAsia="Times New Roman" w:hAnsi="Times New Roman" w:cs="Times New Roman"/>
                  <w:b/>
                  <w:bCs/>
                  <w:color w:val="0B0080"/>
                  <w:sz w:val="20"/>
                  <w:u w:val="single"/>
                </w:rPr>
                <w:t>Kumamoto</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8" w:tooltip="Kumamoto Prefecture" w:history="1">
              <w:r w:rsidR="001C5E7E" w:rsidRPr="006F4A7E">
                <w:rPr>
                  <w:rFonts w:ascii="Times New Roman" w:eastAsia="Times New Roman" w:hAnsi="Times New Roman" w:cs="Times New Roman"/>
                  <w:color w:val="0645AD"/>
                  <w:sz w:val="20"/>
                  <w:u w:val="single"/>
                </w:rPr>
                <w:t>Kumamoto</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734,294</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9</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79" w:tooltip="Kawasaki, Kanagawa" w:history="1">
              <w:r w:rsidR="001C5E7E" w:rsidRPr="006F4A7E">
                <w:rPr>
                  <w:rFonts w:ascii="Times New Roman" w:eastAsia="Times New Roman" w:hAnsi="Times New Roman" w:cs="Times New Roman"/>
                  <w:b/>
                  <w:bCs/>
                  <w:color w:val="0645AD"/>
                  <w:sz w:val="20"/>
                  <w:u w:val="single"/>
                </w:rPr>
                <w:t>Kawasaki</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0" w:tooltip="Kanagawa" w:history="1">
              <w:r w:rsidR="001C5E7E" w:rsidRPr="006F4A7E">
                <w:rPr>
                  <w:rFonts w:ascii="Times New Roman" w:eastAsia="Times New Roman" w:hAnsi="Times New Roman" w:cs="Times New Roman"/>
                  <w:color w:val="0645AD"/>
                  <w:sz w:val="20"/>
                  <w:u w:val="single"/>
                </w:rPr>
                <w:t>Kanagawa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1,425,678</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19</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1" w:tooltip="Sagamihara, Kanagawa" w:history="1">
              <w:r w:rsidR="001C5E7E" w:rsidRPr="006F4A7E">
                <w:rPr>
                  <w:rFonts w:ascii="Times New Roman" w:eastAsia="Times New Roman" w:hAnsi="Times New Roman" w:cs="Times New Roman"/>
                  <w:b/>
                  <w:bCs/>
                  <w:color w:val="0645AD"/>
                  <w:sz w:val="20"/>
                  <w:u w:val="single"/>
                </w:rPr>
                <w:t>Sagamihara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2" w:tooltip="Kanagawa" w:history="1">
              <w:r w:rsidR="001C5E7E" w:rsidRPr="006F4A7E">
                <w:rPr>
                  <w:rFonts w:ascii="Times New Roman" w:eastAsia="Times New Roman" w:hAnsi="Times New Roman" w:cs="Times New Roman"/>
                  <w:color w:val="0645AD"/>
                  <w:sz w:val="20"/>
                  <w:u w:val="single"/>
                </w:rPr>
                <w:t>Kanagawa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717,561</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r w:rsidR="001C5E7E" w:rsidRPr="006F4A7E" w:rsidTr="001C5E7E">
        <w:trPr>
          <w:tblCellSpacing w:w="15" w:type="dxa"/>
        </w:trPr>
        <w:tc>
          <w:tcPr>
            <w:tcW w:w="0" w:type="auto"/>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10</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3" w:tooltip="Saitama, Saitama" w:history="1">
              <w:r w:rsidR="001C5E7E" w:rsidRPr="006F4A7E">
                <w:rPr>
                  <w:rFonts w:ascii="Times New Roman" w:eastAsia="Times New Roman" w:hAnsi="Times New Roman" w:cs="Times New Roman"/>
                  <w:b/>
                  <w:bCs/>
                  <w:color w:val="0645AD"/>
                  <w:sz w:val="20"/>
                  <w:u w:val="single"/>
                </w:rPr>
                <w:t>Saitama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4" w:tooltip="Saitama Prefecture" w:history="1">
              <w:r w:rsidR="001C5E7E" w:rsidRPr="006F4A7E">
                <w:rPr>
                  <w:rFonts w:ascii="Times New Roman" w:eastAsia="Times New Roman" w:hAnsi="Times New Roman" w:cs="Times New Roman"/>
                  <w:color w:val="0645AD"/>
                  <w:sz w:val="20"/>
                  <w:u w:val="single"/>
                </w:rPr>
                <w:t>Saitama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1,222,910</w:t>
            </w:r>
          </w:p>
        </w:tc>
        <w:tc>
          <w:tcPr>
            <w:tcW w:w="0" w:type="auto"/>
            <w:shd w:val="clear" w:color="auto" w:fill="F0F0F0"/>
            <w:vAlign w:val="center"/>
            <w:hideMark/>
          </w:tcPr>
          <w:p w:rsidR="001C5E7E" w:rsidRPr="006F4A7E" w:rsidRDefault="001C5E7E" w:rsidP="003C203B">
            <w:pPr>
              <w:spacing w:after="0" w:line="240" w:lineRule="auto"/>
              <w:jc w:val="center"/>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20</w:t>
            </w:r>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5" w:tooltip="Shizuoka, Shizuoka" w:history="1">
              <w:r w:rsidR="001C5E7E" w:rsidRPr="006F4A7E">
                <w:rPr>
                  <w:rFonts w:ascii="Times New Roman" w:eastAsia="Times New Roman" w:hAnsi="Times New Roman" w:cs="Times New Roman"/>
                  <w:b/>
                  <w:bCs/>
                  <w:color w:val="0645AD"/>
                  <w:sz w:val="20"/>
                  <w:u w:val="single"/>
                </w:rPr>
                <w:t>Shizuoka</w:t>
              </w:r>
            </w:hyperlink>
          </w:p>
        </w:tc>
        <w:tc>
          <w:tcPr>
            <w:tcW w:w="0" w:type="auto"/>
            <w:shd w:val="clear" w:color="auto" w:fill="F9F9F9"/>
            <w:vAlign w:val="center"/>
            <w:hideMark/>
          </w:tcPr>
          <w:p w:rsidR="001C5E7E" w:rsidRPr="006F4A7E" w:rsidRDefault="00D80D73" w:rsidP="003C203B">
            <w:pPr>
              <w:spacing w:after="0" w:line="240" w:lineRule="auto"/>
              <w:rPr>
                <w:rFonts w:ascii="Times New Roman" w:eastAsia="Times New Roman" w:hAnsi="Times New Roman" w:cs="Times New Roman"/>
                <w:sz w:val="20"/>
                <w:szCs w:val="20"/>
              </w:rPr>
            </w:pPr>
            <w:hyperlink r:id="rId86" w:tooltip="Shizuoka Prefecture" w:history="1">
              <w:r w:rsidR="001C5E7E" w:rsidRPr="006F4A7E">
                <w:rPr>
                  <w:rFonts w:ascii="Times New Roman" w:eastAsia="Times New Roman" w:hAnsi="Times New Roman" w:cs="Times New Roman"/>
                  <w:color w:val="0645AD"/>
                  <w:sz w:val="20"/>
                  <w:u w:val="single"/>
                </w:rPr>
                <w:t>Shizuoka</w:t>
              </w:r>
            </w:hyperlink>
          </w:p>
        </w:tc>
        <w:tc>
          <w:tcPr>
            <w:tcW w:w="0" w:type="auto"/>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r w:rsidRPr="006F4A7E">
              <w:rPr>
                <w:rFonts w:ascii="Times New Roman" w:eastAsia="Times New Roman" w:hAnsi="Times New Roman" w:cs="Times New Roman"/>
                <w:sz w:val="20"/>
                <w:szCs w:val="20"/>
              </w:rPr>
              <w:t>716,328</w:t>
            </w:r>
          </w:p>
        </w:tc>
        <w:tc>
          <w:tcPr>
            <w:tcW w:w="941" w:type="pct"/>
            <w:vMerge/>
            <w:shd w:val="clear" w:color="auto" w:fill="F9F9F9"/>
            <w:vAlign w:val="center"/>
            <w:hideMark/>
          </w:tcPr>
          <w:p w:rsidR="001C5E7E" w:rsidRPr="006F4A7E" w:rsidRDefault="001C5E7E" w:rsidP="003C203B">
            <w:pPr>
              <w:spacing w:after="0" w:line="240" w:lineRule="auto"/>
              <w:rPr>
                <w:rFonts w:ascii="Times New Roman" w:eastAsia="Times New Roman" w:hAnsi="Times New Roman" w:cs="Times New Roman"/>
                <w:sz w:val="20"/>
                <w:szCs w:val="20"/>
              </w:rPr>
            </w:pPr>
          </w:p>
        </w:tc>
      </w:tr>
    </w:tbl>
    <w:p w:rsidR="00D858AA" w:rsidRDefault="00D858AA" w:rsidP="00E169E8">
      <w:pPr>
        <w:spacing w:after="118" w:line="309" w:lineRule="atLeast"/>
        <w:rPr>
          <w:b/>
          <w:sz w:val="28"/>
          <w:szCs w:val="28"/>
        </w:rPr>
      </w:pPr>
    </w:p>
    <w:p w:rsidR="006D642A" w:rsidRPr="00E169E8" w:rsidRDefault="00D858AA" w:rsidP="00E169E8">
      <w:pPr>
        <w:spacing w:after="118" w:line="309" w:lineRule="atLeast"/>
        <w:rPr>
          <w:rFonts w:ascii="Arial" w:eastAsia="Times New Roman" w:hAnsi="Arial" w:cs="Arial"/>
          <w:i/>
          <w:iCs/>
          <w:color w:val="000000"/>
          <w:sz w:val="20"/>
          <w:szCs w:val="20"/>
        </w:rPr>
      </w:pPr>
      <w:r>
        <w:rPr>
          <w:b/>
          <w:sz w:val="28"/>
          <w:szCs w:val="28"/>
        </w:rPr>
        <w:lastRenderedPageBreak/>
        <w:t xml:space="preserve">                                </w:t>
      </w:r>
      <w:r w:rsidR="00E169E8">
        <w:rPr>
          <w:rFonts w:cs="Arial"/>
          <w:b/>
          <w:sz w:val="36"/>
          <w:szCs w:val="20"/>
        </w:rPr>
        <w:t xml:space="preserve"> </w:t>
      </w:r>
      <w:r w:rsidR="006D642A" w:rsidRPr="004D0C3D">
        <w:rPr>
          <w:rFonts w:cs="Arial"/>
          <w:b/>
          <w:sz w:val="36"/>
          <w:szCs w:val="20"/>
        </w:rPr>
        <w:t>GOVERNMENT AND POLITICS</w:t>
      </w:r>
    </w:p>
    <w:p w:rsidR="006D642A" w:rsidRDefault="00E169E8" w:rsidP="006D642A">
      <w:pPr>
        <w:pStyle w:val="NormalWeb"/>
        <w:rPr>
          <w:rFonts w:ascii="Arial" w:hAnsi="Arial" w:cs="Arial"/>
          <w:sz w:val="20"/>
          <w:szCs w:val="20"/>
        </w:rPr>
      </w:pPr>
      <w:r>
        <w:rPr>
          <w:rFonts w:ascii="Arial" w:hAnsi="Arial" w:cs="Arial"/>
          <w:sz w:val="20"/>
          <w:szCs w:val="20"/>
        </w:rPr>
        <w:t xml:space="preserve">           </w:t>
      </w:r>
      <w:r w:rsidR="006D642A">
        <w:rPr>
          <w:rFonts w:ascii="Arial" w:hAnsi="Arial" w:cs="Arial"/>
          <w:noProof/>
          <w:sz w:val="20"/>
          <w:szCs w:val="20"/>
          <w:lang w:val="en-US"/>
        </w:rPr>
        <w:drawing>
          <wp:inline distT="0" distB="0" distL="0" distR="0">
            <wp:extent cx="5086350" cy="2314575"/>
            <wp:effectExtent l="19050" t="0" r="0" b="0"/>
            <wp:docPr id="54" name="Picture 53" descr="800px-Diet_of_Japan_Kokkai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Diet_of_Japan_Kokkai_2009.jpg"/>
                    <pic:cNvPicPr/>
                  </pic:nvPicPr>
                  <pic:blipFill>
                    <a:blip r:embed="rId87"/>
                    <a:stretch>
                      <a:fillRect/>
                    </a:stretch>
                  </pic:blipFill>
                  <pic:spPr>
                    <a:xfrm>
                      <a:off x="0" y="0"/>
                      <a:ext cx="5090593" cy="2316506"/>
                    </a:xfrm>
                    <a:prstGeom prst="rect">
                      <a:avLst/>
                    </a:prstGeom>
                  </pic:spPr>
                </pic:pic>
              </a:graphicData>
            </a:graphic>
          </wp:inline>
        </w:drawing>
      </w:r>
    </w:p>
    <w:p w:rsidR="006D642A" w:rsidRPr="00E169E8" w:rsidRDefault="006D642A" w:rsidP="006D642A">
      <w:pPr>
        <w:pStyle w:val="NormalWeb"/>
        <w:rPr>
          <w:rFonts w:cs="Arial"/>
          <w:szCs w:val="20"/>
        </w:rPr>
      </w:pPr>
      <w:r w:rsidRPr="00E169E8">
        <w:rPr>
          <w:rFonts w:cs="Arial"/>
          <w:szCs w:val="20"/>
        </w:rPr>
        <w:t xml:space="preserve">The current Japanese constitution was promulgated in the year 1946 during the occupation by the Allied powers: </w:t>
      </w:r>
    </w:p>
    <w:p w:rsidR="006D642A" w:rsidRPr="00E169E8" w:rsidRDefault="006D642A" w:rsidP="006D642A">
      <w:pPr>
        <w:pStyle w:val="NormalWeb"/>
        <w:rPr>
          <w:rFonts w:cs="Arial"/>
          <w:szCs w:val="20"/>
        </w:rPr>
      </w:pPr>
      <w:r w:rsidRPr="00E169E8">
        <w:rPr>
          <w:rFonts w:cs="Arial"/>
          <w:b/>
          <w:bCs/>
          <w:szCs w:val="20"/>
        </w:rPr>
        <w:t>Legislature</w:t>
      </w:r>
      <w:r w:rsidRPr="00E169E8">
        <w:rPr>
          <w:rFonts w:cs="Arial"/>
          <w:szCs w:val="20"/>
        </w:rPr>
        <w:t xml:space="preserve">: </w:t>
      </w:r>
      <w:r w:rsidRPr="00E169E8">
        <w:rPr>
          <w:rFonts w:cs="Arial"/>
          <w:szCs w:val="20"/>
        </w:rPr>
        <w:br/>
        <w:t xml:space="preserve">The Japanese parliament is called the </w:t>
      </w:r>
      <w:r w:rsidRPr="00E169E8">
        <w:rPr>
          <w:rFonts w:cs="Arial"/>
          <w:b/>
          <w:bCs/>
          <w:szCs w:val="20"/>
        </w:rPr>
        <w:t>Diet</w:t>
      </w:r>
      <w:r w:rsidRPr="00E169E8">
        <w:rPr>
          <w:rFonts w:cs="Arial"/>
          <w:szCs w:val="20"/>
        </w:rPr>
        <w:t xml:space="preserve">. It consists of the </w:t>
      </w:r>
      <w:r w:rsidRPr="00E169E8">
        <w:rPr>
          <w:rFonts w:cs="Arial"/>
          <w:b/>
          <w:bCs/>
          <w:szCs w:val="20"/>
        </w:rPr>
        <w:t>House of Representatives</w:t>
      </w:r>
      <w:r w:rsidRPr="00E169E8">
        <w:rPr>
          <w:rFonts w:cs="Arial"/>
          <w:szCs w:val="20"/>
        </w:rPr>
        <w:t xml:space="preserve"> (480 members) and the </w:t>
      </w:r>
      <w:r w:rsidRPr="00E169E8">
        <w:rPr>
          <w:rFonts w:cs="Arial"/>
          <w:b/>
          <w:bCs/>
          <w:szCs w:val="20"/>
        </w:rPr>
        <w:t>House of Counselors</w:t>
      </w:r>
      <w:r w:rsidRPr="00E169E8">
        <w:rPr>
          <w:rFonts w:cs="Arial"/>
          <w:szCs w:val="20"/>
        </w:rPr>
        <w:t xml:space="preserve"> (242 members). The members of the Diet are elected by the Japanese people. </w:t>
      </w:r>
    </w:p>
    <w:p w:rsidR="006D642A" w:rsidRPr="00E169E8" w:rsidRDefault="006D642A" w:rsidP="006D642A">
      <w:pPr>
        <w:pStyle w:val="NormalWeb"/>
        <w:rPr>
          <w:rFonts w:cs="Arial"/>
          <w:szCs w:val="20"/>
        </w:rPr>
      </w:pPr>
      <w:r w:rsidRPr="00E169E8">
        <w:rPr>
          <w:rFonts w:cs="Arial"/>
          <w:b/>
          <w:bCs/>
          <w:szCs w:val="20"/>
        </w:rPr>
        <w:t>Executive</w:t>
      </w:r>
      <w:r w:rsidRPr="00E169E8">
        <w:rPr>
          <w:rFonts w:cs="Arial"/>
          <w:szCs w:val="20"/>
        </w:rPr>
        <w:t xml:space="preserve">: </w:t>
      </w:r>
      <w:r w:rsidRPr="00E169E8">
        <w:rPr>
          <w:rFonts w:cs="Arial"/>
          <w:szCs w:val="20"/>
        </w:rPr>
        <w:br/>
        <w:t xml:space="preserve">The </w:t>
      </w:r>
      <w:r w:rsidRPr="00E169E8">
        <w:rPr>
          <w:rFonts w:cs="Arial"/>
          <w:b/>
          <w:bCs/>
          <w:szCs w:val="20"/>
        </w:rPr>
        <w:t>cabinet</w:t>
      </w:r>
      <w:r w:rsidRPr="00E169E8">
        <w:rPr>
          <w:rFonts w:cs="Arial"/>
          <w:szCs w:val="20"/>
        </w:rPr>
        <w:t xml:space="preserve"> is headed by the Prime Minister. The cabinet further consists of the ministers which are appointed by the prime minister and are usually members of the Diet. The prime minister is elected by the Diet. </w:t>
      </w:r>
    </w:p>
    <w:p w:rsidR="006D642A" w:rsidRPr="00E169E8" w:rsidRDefault="006D642A" w:rsidP="006D642A">
      <w:pPr>
        <w:pStyle w:val="NormalWeb"/>
        <w:rPr>
          <w:rFonts w:cs="Arial"/>
          <w:szCs w:val="20"/>
        </w:rPr>
      </w:pPr>
      <w:r w:rsidRPr="00E169E8">
        <w:rPr>
          <w:rFonts w:cs="Arial"/>
          <w:b/>
          <w:bCs/>
          <w:szCs w:val="20"/>
        </w:rPr>
        <w:t>Judiciary</w:t>
      </w:r>
      <w:r w:rsidRPr="00E169E8">
        <w:rPr>
          <w:rFonts w:cs="Arial"/>
          <w:szCs w:val="20"/>
        </w:rPr>
        <w:t xml:space="preserve">: </w:t>
      </w:r>
      <w:r w:rsidRPr="00E169E8">
        <w:rPr>
          <w:rFonts w:cs="Arial"/>
          <w:szCs w:val="20"/>
        </w:rPr>
        <w:br/>
        <w:t xml:space="preserve">The highest court is the Supreme Court. Other courts are district courts, high courts, family courts, and summary courts. Judges are appointed by the cabinet. </w:t>
      </w:r>
    </w:p>
    <w:p w:rsidR="00E169E8" w:rsidRPr="00E169E8" w:rsidRDefault="006D642A" w:rsidP="00E169E8">
      <w:pPr>
        <w:pStyle w:val="NormalWeb"/>
        <w:rPr>
          <w:rFonts w:cs="Arial"/>
          <w:szCs w:val="20"/>
        </w:rPr>
      </w:pPr>
      <w:r w:rsidRPr="00E169E8">
        <w:rPr>
          <w:rFonts w:cs="Arial"/>
          <w:b/>
          <w:bCs/>
          <w:szCs w:val="20"/>
        </w:rPr>
        <w:t>Elections</w:t>
      </w:r>
      <w:r w:rsidRPr="00E169E8">
        <w:rPr>
          <w:rFonts w:cs="Arial"/>
          <w:szCs w:val="20"/>
        </w:rPr>
        <w:t xml:space="preserve">: </w:t>
      </w:r>
      <w:r w:rsidRPr="00E169E8">
        <w:rPr>
          <w:rFonts w:cs="Arial"/>
          <w:szCs w:val="20"/>
        </w:rPr>
        <w:br/>
        <w:t xml:space="preserve">The minimum voting age is 20 years. Women received the right to vote in the new constitution. Elections for the House of Representatives are carried out every four years, and half of the House of Counselors is elected every three years. Beside the national elections there are prefectural and municipal elections. </w:t>
      </w:r>
    </w:p>
    <w:p w:rsidR="006D642A" w:rsidRPr="00E169E8" w:rsidRDefault="006D642A" w:rsidP="00E169E8">
      <w:pPr>
        <w:pStyle w:val="NormalWeb"/>
        <w:rPr>
          <w:rFonts w:ascii="Arial" w:hAnsi="Arial" w:cs="Arial"/>
          <w:sz w:val="20"/>
          <w:szCs w:val="20"/>
        </w:rPr>
      </w:pPr>
      <w:r w:rsidRPr="009E025E">
        <w:rPr>
          <w:rFonts w:eastAsia="Times New Roman" w:cs="Arial"/>
          <w:b/>
          <w:bCs/>
          <w:color w:val="333333"/>
        </w:rPr>
        <w:t>Major Political Parties:</w:t>
      </w:r>
    </w:p>
    <w:p w:rsidR="006D642A" w:rsidRPr="009E025E" w:rsidRDefault="006D642A" w:rsidP="006D642A">
      <w:pPr>
        <w:spacing w:before="150" w:after="150" w:line="330" w:lineRule="atLeast"/>
        <w:rPr>
          <w:rFonts w:ascii="Times New Roman" w:eastAsia="Times New Roman" w:hAnsi="Times New Roman" w:cs="Arial"/>
          <w:color w:val="333333"/>
          <w:sz w:val="24"/>
          <w:szCs w:val="27"/>
        </w:rPr>
      </w:pPr>
      <w:r w:rsidRPr="009E025E">
        <w:rPr>
          <w:rFonts w:ascii="Times New Roman" w:eastAsia="Times New Roman" w:hAnsi="Times New Roman" w:cs="Arial"/>
          <w:color w:val="333333"/>
          <w:sz w:val="24"/>
        </w:rPr>
        <w:t> </w:t>
      </w:r>
      <w:r w:rsidRPr="009E025E">
        <w:rPr>
          <w:rFonts w:ascii="Times New Roman" w:eastAsia="Times New Roman" w:hAnsi="Times New Roman" w:cs="Arial"/>
          <w:color w:val="333333"/>
          <w:sz w:val="24"/>
          <w:szCs w:val="27"/>
        </w:rPr>
        <w:t>DPJ - Democratic Party of Japan</w:t>
      </w:r>
    </w:p>
    <w:p w:rsidR="006D642A" w:rsidRPr="009E025E" w:rsidRDefault="006D642A" w:rsidP="006D642A">
      <w:pPr>
        <w:spacing w:before="150" w:after="150" w:line="330" w:lineRule="atLeast"/>
        <w:rPr>
          <w:rFonts w:ascii="Times New Roman" w:eastAsia="Times New Roman" w:hAnsi="Times New Roman" w:cs="Arial"/>
          <w:color w:val="333333"/>
          <w:sz w:val="24"/>
          <w:szCs w:val="27"/>
        </w:rPr>
      </w:pPr>
      <w:r w:rsidRPr="009E025E">
        <w:rPr>
          <w:rFonts w:ascii="Times New Roman" w:eastAsia="Times New Roman" w:hAnsi="Times New Roman" w:cs="Arial"/>
          <w:color w:val="333333"/>
          <w:sz w:val="24"/>
          <w:szCs w:val="27"/>
        </w:rPr>
        <w:t>LDP - Liberal Democratic Party</w:t>
      </w:r>
    </w:p>
    <w:p w:rsidR="00D858AA" w:rsidRDefault="006D642A" w:rsidP="00D858AA">
      <w:pPr>
        <w:spacing w:before="150" w:after="150" w:line="330" w:lineRule="atLeast"/>
        <w:rPr>
          <w:rFonts w:ascii="Times New Roman" w:eastAsia="Times New Roman" w:hAnsi="Times New Roman" w:cs="Arial"/>
          <w:color w:val="333333"/>
          <w:sz w:val="24"/>
          <w:szCs w:val="27"/>
        </w:rPr>
      </w:pPr>
      <w:r w:rsidRPr="009E025E">
        <w:rPr>
          <w:rFonts w:ascii="Times New Roman" w:eastAsia="Times New Roman" w:hAnsi="Times New Roman" w:cs="Arial"/>
          <w:color w:val="333333"/>
          <w:sz w:val="24"/>
          <w:szCs w:val="27"/>
        </w:rPr>
        <w:t xml:space="preserve"> JCP - Japan Communist Part</w:t>
      </w:r>
      <w:r w:rsidR="00A66C21">
        <w:rPr>
          <w:rFonts w:ascii="Times New Roman" w:eastAsia="Times New Roman" w:hAnsi="Times New Roman" w:cs="Arial"/>
          <w:color w:val="333333"/>
          <w:sz w:val="24"/>
          <w:szCs w:val="27"/>
        </w:rPr>
        <w:t>y</w:t>
      </w:r>
      <w:r w:rsidRPr="009E025E">
        <w:rPr>
          <w:rFonts w:ascii="Times New Roman" w:eastAsia="Times New Roman" w:hAnsi="Times New Roman" w:cs="Arial"/>
          <w:color w:val="333333"/>
          <w:sz w:val="24"/>
          <w:szCs w:val="27"/>
        </w:rPr>
        <w:t xml:space="preserve"> </w:t>
      </w:r>
      <w:r w:rsidR="00D858AA">
        <w:rPr>
          <w:rFonts w:ascii="Times New Roman" w:eastAsia="Times New Roman" w:hAnsi="Times New Roman" w:cs="Arial"/>
          <w:color w:val="333333"/>
          <w:sz w:val="24"/>
          <w:szCs w:val="27"/>
        </w:rPr>
        <w:t xml:space="preserve">    &amp;   </w:t>
      </w:r>
      <w:r w:rsidR="00D858AA" w:rsidRPr="009E025E">
        <w:rPr>
          <w:rFonts w:ascii="Times New Roman" w:eastAsia="Times New Roman" w:hAnsi="Times New Roman" w:cs="Arial"/>
          <w:color w:val="333333"/>
          <w:sz w:val="24"/>
          <w:szCs w:val="27"/>
        </w:rPr>
        <w:t>SDP - Social Democratic</w:t>
      </w:r>
      <w:r w:rsidR="00D858AA">
        <w:rPr>
          <w:rFonts w:ascii="Times New Roman" w:eastAsia="Times New Roman" w:hAnsi="Times New Roman" w:cs="Arial"/>
          <w:color w:val="333333"/>
          <w:sz w:val="24"/>
          <w:szCs w:val="27"/>
        </w:rPr>
        <w:t xml:space="preserve"> party </w:t>
      </w:r>
    </w:p>
    <w:p w:rsidR="00806E7B" w:rsidRPr="00FE6CD7" w:rsidRDefault="00D858AA" w:rsidP="00FE6CD7">
      <w:pPr>
        <w:spacing w:before="150" w:after="150" w:line="330" w:lineRule="atLeast"/>
        <w:rPr>
          <w:rStyle w:val="apple-style-span"/>
          <w:rFonts w:ascii="Times New Roman" w:eastAsia="Times New Roman" w:hAnsi="Times New Roman" w:cs="Arial"/>
          <w:color w:val="333333"/>
          <w:sz w:val="24"/>
          <w:szCs w:val="27"/>
        </w:rPr>
      </w:pPr>
      <w:r>
        <w:rPr>
          <w:rFonts w:ascii="Times New Roman" w:eastAsia="Times New Roman" w:hAnsi="Times New Roman" w:cs="Arial"/>
          <w:color w:val="333333"/>
          <w:sz w:val="24"/>
          <w:szCs w:val="27"/>
        </w:rPr>
        <w:lastRenderedPageBreak/>
        <w:t xml:space="preserve">                                                         </w:t>
      </w:r>
      <w:r w:rsidR="00E169E8" w:rsidRPr="00E169E8">
        <w:rPr>
          <w:rFonts w:ascii="Times New Roman" w:eastAsia="Times New Roman" w:hAnsi="Times New Roman" w:cs="Arial"/>
          <w:b/>
          <w:iCs/>
          <w:color w:val="000000"/>
          <w:sz w:val="36"/>
          <w:szCs w:val="20"/>
        </w:rPr>
        <w:t>ECONOM</w:t>
      </w:r>
      <w:r w:rsidR="00FE6CD7">
        <w:rPr>
          <w:rFonts w:ascii="Times New Roman" w:eastAsia="Times New Roman" w:hAnsi="Times New Roman" w:cs="Arial"/>
          <w:b/>
          <w:iCs/>
          <w:color w:val="000000"/>
          <w:sz w:val="36"/>
          <w:szCs w:val="20"/>
        </w:rPr>
        <w:t xml:space="preserve">Y </w:t>
      </w:r>
    </w:p>
    <w:p w:rsidR="00FE6CD7" w:rsidRPr="00FE6CD7" w:rsidRDefault="00FE6CD7" w:rsidP="00FE6CD7">
      <w:pPr>
        <w:pStyle w:val="Heading2"/>
        <w:spacing w:before="0" w:after="180" w:line="420" w:lineRule="atLeast"/>
        <w:jc w:val="both"/>
        <w:rPr>
          <w:rFonts w:ascii="Times New Roman" w:hAnsi="Times New Roman"/>
          <w:b w:val="0"/>
          <w:bCs w:val="0"/>
          <w:color w:val="auto"/>
          <w:sz w:val="24"/>
          <w:szCs w:val="27"/>
        </w:rPr>
      </w:pPr>
      <w:r w:rsidRPr="00FE6CD7">
        <w:rPr>
          <w:rStyle w:val="Strong"/>
          <w:rFonts w:ascii="Times New Roman" w:hAnsi="Times New Roman"/>
          <w:bCs/>
          <w:color w:val="auto"/>
          <w:sz w:val="24"/>
          <w:szCs w:val="27"/>
        </w:rPr>
        <w:t>Japan is the 3rd largest economy in the world behind the US and China.</w:t>
      </w:r>
      <w:r w:rsidRPr="00FE6CD7">
        <w:rPr>
          <w:rStyle w:val="apple-converted-space"/>
          <w:rFonts w:ascii="Times New Roman" w:hAnsi="Times New Roman"/>
          <w:b w:val="0"/>
          <w:color w:val="auto"/>
          <w:sz w:val="24"/>
          <w:szCs w:val="27"/>
        </w:rPr>
        <w:t> </w:t>
      </w:r>
      <w:r w:rsidRPr="00FE6CD7">
        <w:rPr>
          <w:rFonts w:ascii="Times New Roman" w:hAnsi="Times New Roman"/>
          <w:b w:val="0"/>
          <w:bCs w:val="0"/>
          <w:color w:val="auto"/>
          <w:sz w:val="24"/>
          <w:szCs w:val="27"/>
        </w:rPr>
        <w:t>In 2010, Japan's GDP (Current Prices, US dollars) was US$5.458 trillion and its GDP (PPP) was US$4.309 trillion.</w:t>
      </w:r>
    </w:p>
    <w:p w:rsidR="00FE6CD7" w:rsidRPr="00FE6CD7" w:rsidRDefault="00FE6CD7" w:rsidP="00FE6CD7">
      <w:pPr>
        <w:pStyle w:val="NormalWeb"/>
        <w:spacing w:after="300" w:line="330" w:lineRule="atLeast"/>
        <w:jc w:val="both"/>
        <w:rPr>
          <w:szCs w:val="18"/>
        </w:rPr>
      </w:pPr>
      <w:r w:rsidRPr="00FE6CD7">
        <w:rPr>
          <w:szCs w:val="18"/>
        </w:rPr>
        <w:t>Much of Japan’s modern economic success can be traced to two significant periods in its history- the pre-war Meiji Era and the post-war Economic Miracle.</w:t>
      </w:r>
    </w:p>
    <w:p w:rsidR="00FE6CD7" w:rsidRPr="00FE6CD7" w:rsidRDefault="00FE6CD7" w:rsidP="00FE6CD7">
      <w:pPr>
        <w:pStyle w:val="NormalWeb"/>
        <w:spacing w:after="300" w:line="330" w:lineRule="atLeast"/>
        <w:jc w:val="both"/>
        <w:rPr>
          <w:szCs w:val="18"/>
        </w:rPr>
      </w:pPr>
      <w:r w:rsidRPr="00FE6CD7">
        <w:rPr>
          <w:rStyle w:val="Strong"/>
          <w:b w:val="0"/>
          <w:szCs w:val="18"/>
        </w:rPr>
        <w:t>The Japanese were one of the earliest nations in Asia to industrialise.</w:t>
      </w:r>
      <w:r w:rsidRPr="00FE6CD7">
        <w:rPr>
          <w:rStyle w:val="apple-converted-space"/>
          <w:szCs w:val="18"/>
        </w:rPr>
        <w:t> </w:t>
      </w:r>
      <w:r w:rsidRPr="00FE6CD7">
        <w:rPr>
          <w:szCs w:val="18"/>
        </w:rPr>
        <w:t>During the Meiji restoration period in the mid 19</w:t>
      </w:r>
      <w:r w:rsidRPr="00FE6CD7">
        <w:rPr>
          <w:szCs w:val="18"/>
          <w:vertAlign w:val="superscript"/>
        </w:rPr>
        <w:t>th</w:t>
      </w:r>
      <w:r w:rsidRPr="00FE6CD7">
        <w:rPr>
          <w:rStyle w:val="apple-converted-space"/>
          <w:szCs w:val="18"/>
        </w:rPr>
        <w:t> </w:t>
      </w:r>
      <w:r w:rsidRPr="00FE6CD7">
        <w:rPr>
          <w:szCs w:val="18"/>
        </w:rPr>
        <w:t>century, the Japanese government actively pursued Western-style reforms and development – hiring more than 3,000 Westerners to teach modern science, mathematics and technology to Japan.</w:t>
      </w:r>
    </w:p>
    <w:p w:rsidR="00FE6CD7" w:rsidRDefault="00FE6CD7" w:rsidP="00FE6CD7">
      <w:pPr>
        <w:pStyle w:val="NormalWeb"/>
        <w:spacing w:after="300" w:line="330" w:lineRule="atLeast"/>
        <w:jc w:val="both"/>
        <w:rPr>
          <w:szCs w:val="18"/>
        </w:rPr>
      </w:pPr>
      <w:r w:rsidRPr="00FE6CD7">
        <w:rPr>
          <w:szCs w:val="18"/>
        </w:rPr>
        <w:t xml:space="preserve">The Meiji government also created a conducive business environment for private businesses to thrive. Shipyards and factories were built by the government and sold at extremely low prices to entrepreneurs. These entrepreneurs eventually began businesses that quickly expanded into conglomerates known as the Zaibatsu.The Zaibatsu controlled much of Japan’s economic and industrial activity. </w:t>
      </w:r>
    </w:p>
    <w:p w:rsidR="00FE6CD7" w:rsidRPr="00FE6CD7" w:rsidRDefault="00FE6CD7" w:rsidP="00FE6CD7">
      <w:pPr>
        <w:pStyle w:val="NormalWeb"/>
        <w:spacing w:after="300" w:line="330" w:lineRule="atLeast"/>
        <w:jc w:val="both"/>
        <w:rPr>
          <w:szCs w:val="18"/>
        </w:rPr>
      </w:pPr>
      <w:r w:rsidRPr="00FE6CD7">
        <w:rPr>
          <w:szCs w:val="18"/>
        </w:rPr>
        <w:t>By the start of World War II, the Big Four Zaibatsu – Mitsubishi, Mitsui, Sumitomo and Yasuda – had control of over more than 30 percent of Japan's mining, chemical, metals industries, 50 percent of the machinery and equipment market, and 60 percent of the commercial stock exchange. The Zaibatsu also developed interlocking relationships among themselves and Japanese policy makers, thus allowing them a level of control over government policies.</w:t>
      </w:r>
    </w:p>
    <w:p w:rsidR="00FE6CD7" w:rsidRPr="00FE6CD7" w:rsidRDefault="00FE6CD7" w:rsidP="00FE6CD7">
      <w:pPr>
        <w:pStyle w:val="NormalWeb"/>
        <w:spacing w:after="300" w:line="330" w:lineRule="atLeast"/>
        <w:jc w:val="both"/>
        <w:rPr>
          <w:szCs w:val="18"/>
        </w:rPr>
      </w:pPr>
      <w:r w:rsidRPr="00FE6CD7">
        <w:rPr>
          <w:szCs w:val="18"/>
        </w:rPr>
        <w:t>Although World War II devastated most of the Japanese economy, the social foundations laid down during the Meiji Era contributed to the post-war economic miracle from the 1960s to the 1980s. New constitutional and economic policies implemented by the US during the American occupation of 1945-1952, also contributed to the eventual recovery of the Japanese economy. Furthermore, although there were attempts to dissolve the Zaibatsu system,</w:t>
      </w:r>
      <w:r w:rsidRPr="00FE6CD7">
        <w:rPr>
          <w:rStyle w:val="apple-converted-space"/>
          <w:szCs w:val="18"/>
        </w:rPr>
        <w:t> </w:t>
      </w:r>
      <w:r w:rsidRPr="00FE6CD7">
        <w:rPr>
          <w:rStyle w:val="Strong"/>
          <w:b w:val="0"/>
          <w:szCs w:val="18"/>
        </w:rPr>
        <w:t>the Zaibatsu managed to evolved into the Keiretsu with the six major Keiretsu being Mitsubishi, Sumitomo, Fuyo, Mitsui, Dai-ichi Kangyo and Sanwa Groups.</w:t>
      </w:r>
    </w:p>
    <w:p w:rsidR="00FE6CD7" w:rsidRPr="00FE6CD7" w:rsidRDefault="00FE6CD7" w:rsidP="00FE6CD7">
      <w:pPr>
        <w:pStyle w:val="NormalWeb"/>
        <w:spacing w:after="300" w:line="330" w:lineRule="atLeast"/>
        <w:jc w:val="both"/>
        <w:rPr>
          <w:szCs w:val="18"/>
        </w:rPr>
      </w:pPr>
      <w:r w:rsidRPr="00FE6CD7">
        <w:rPr>
          <w:rStyle w:val="Strong"/>
          <w:b w:val="0"/>
          <w:szCs w:val="18"/>
        </w:rPr>
        <w:t>However the greatest contributing factor of the Japanese Economic Miracle was the establishment of the Ministry of International Trade and Industry (MITI) in 1949.</w:t>
      </w:r>
      <w:r w:rsidRPr="00FE6CD7">
        <w:rPr>
          <w:rStyle w:val="apple-converted-space"/>
          <w:szCs w:val="18"/>
        </w:rPr>
        <w:t> </w:t>
      </w:r>
      <w:r w:rsidRPr="00FE6CD7">
        <w:rPr>
          <w:szCs w:val="18"/>
        </w:rPr>
        <w:t>MITI implemented numerous policies that led to heavy industrial growth in Japan. Many scholars have described MITI to have had the greatest impact on the economy of a nation than any other governmental regulation or organisation in the world. According to prominent political scientist Chalmers Johnson, author of</w:t>
      </w:r>
      <w:r w:rsidRPr="00FE6CD7">
        <w:rPr>
          <w:rStyle w:val="apple-converted-space"/>
          <w:szCs w:val="18"/>
        </w:rPr>
        <w:t> </w:t>
      </w:r>
      <w:r w:rsidRPr="00FE6CD7">
        <w:rPr>
          <w:iCs/>
          <w:szCs w:val="18"/>
        </w:rPr>
        <w:t>MITI and the Japanese Miracle</w:t>
      </w:r>
      <w:r w:rsidRPr="00FE6CD7">
        <w:rPr>
          <w:szCs w:val="18"/>
        </w:rPr>
        <w:t>,</w:t>
      </w:r>
      <w:r w:rsidRPr="00FE6CD7">
        <w:rPr>
          <w:rStyle w:val="apple-converted-space"/>
          <w:szCs w:val="18"/>
        </w:rPr>
        <w:t> </w:t>
      </w:r>
      <w:r w:rsidRPr="00FE6CD7">
        <w:rPr>
          <w:rStyle w:val="Strong"/>
          <w:b w:val="0"/>
          <w:szCs w:val="18"/>
        </w:rPr>
        <w:t xml:space="preserve">“MITI formalized cooperation </w:t>
      </w:r>
      <w:r w:rsidRPr="00FE6CD7">
        <w:rPr>
          <w:rStyle w:val="Strong"/>
          <w:b w:val="0"/>
          <w:szCs w:val="18"/>
        </w:rPr>
        <w:lastRenderedPageBreak/>
        <w:t>between the Japanese government and private industry. The extent of the policy was such that if MITI wished to “double steel production, the neo-zaibatsu (keiretsu) already has the capital, the construction assets, the makers of production machinery, and most of the other necessary factors already available in-house”.</w:t>
      </w:r>
    </w:p>
    <w:p w:rsidR="00FE6CD7" w:rsidRPr="00FE6CD7" w:rsidRDefault="00FE6CD7" w:rsidP="00FE6CD7">
      <w:pPr>
        <w:pStyle w:val="NormalWeb"/>
        <w:spacing w:after="300" w:line="330" w:lineRule="atLeast"/>
        <w:jc w:val="both"/>
        <w:rPr>
          <w:szCs w:val="18"/>
        </w:rPr>
      </w:pPr>
      <w:r w:rsidRPr="00FE6CD7">
        <w:rPr>
          <w:szCs w:val="18"/>
        </w:rPr>
        <w:t>During the post-war economic miracle from the 1960s to the 1990s, Japan experienced huge economic growth – at an average of 10 percent annually in the 1960s, 5 percent in the 1970s, and 4 percent in the 1980s.</w:t>
      </w:r>
    </w:p>
    <w:p w:rsidR="00FE6CD7" w:rsidRPr="00FE6CD7" w:rsidRDefault="00FE6CD7" w:rsidP="00FE6CD7">
      <w:pPr>
        <w:pStyle w:val="NormalWeb"/>
        <w:spacing w:after="300" w:line="330" w:lineRule="atLeast"/>
        <w:jc w:val="both"/>
        <w:rPr>
          <w:szCs w:val="18"/>
        </w:rPr>
      </w:pPr>
      <w:r w:rsidRPr="00FE6CD7">
        <w:rPr>
          <w:szCs w:val="18"/>
        </w:rPr>
        <w:t>Growth in the 1990s slowed down largely due to the asset price bubble in late 1980s, and the crash of the Tokyo Stock Exchange in 1990-92. This period is termed as the “Lost Decade” in Japan.</w:t>
      </w:r>
    </w:p>
    <w:p w:rsidR="00FE6CD7" w:rsidRDefault="00FE6CD7" w:rsidP="00FE6CD7">
      <w:pPr>
        <w:pStyle w:val="NormalWeb"/>
        <w:spacing w:after="300" w:line="330" w:lineRule="atLeast"/>
        <w:jc w:val="both"/>
        <w:rPr>
          <w:szCs w:val="18"/>
        </w:rPr>
      </w:pPr>
      <w:r w:rsidRPr="00FE6CD7">
        <w:rPr>
          <w:szCs w:val="18"/>
        </w:rPr>
        <w:t xml:space="preserve">In the aftermath of the 2008 global financial crisis, the Japanese economy began to undergo a strong period of economic recovery. </w:t>
      </w:r>
    </w:p>
    <w:p w:rsidR="00FE6CD7" w:rsidRDefault="00FE6CD7" w:rsidP="00FE6CD7">
      <w:pPr>
        <w:pStyle w:val="NormalWeb"/>
        <w:spacing w:after="300" w:line="330" w:lineRule="atLeast"/>
        <w:jc w:val="both"/>
        <w:rPr>
          <w:szCs w:val="18"/>
        </w:rPr>
      </w:pPr>
      <w:r w:rsidRPr="00FE6CD7">
        <w:rPr>
          <w:szCs w:val="18"/>
        </w:rPr>
        <w:t>In 2010, Japan’s real GDP growth (constant prices, national currency) was 3.938 percent – the fastest growing economy among the G-</w:t>
      </w:r>
      <w:r>
        <w:rPr>
          <w:szCs w:val="18"/>
        </w:rPr>
        <w:t xml:space="preserve">7 nations for the year. </w:t>
      </w:r>
    </w:p>
    <w:p w:rsidR="00FE6CD7" w:rsidRPr="00FE6CD7" w:rsidRDefault="00FE6CD7" w:rsidP="00FE6CD7">
      <w:pPr>
        <w:pStyle w:val="NormalWeb"/>
        <w:spacing w:after="300" w:line="330" w:lineRule="atLeast"/>
        <w:jc w:val="both"/>
        <w:rPr>
          <w:szCs w:val="18"/>
        </w:rPr>
      </w:pPr>
      <w:r>
        <w:rPr>
          <w:szCs w:val="18"/>
        </w:rPr>
        <w:t xml:space="preserve"> T</w:t>
      </w:r>
      <w:r w:rsidRPr="00FE6CD7">
        <w:rPr>
          <w:szCs w:val="18"/>
        </w:rPr>
        <w:t>he 2011 Japanese earthquake and tsunami has threatened to derail Japan’s economic growth. </w:t>
      </w:r>
      <w:r w:rsidRPr="00FE6CD7">
        <w:rPr>
          <w:rStyle w:val="Strong"/>
          <w:b w:val="0"/>
          <w:szCs w:val="18"/>
        </w:rPr>
        <w:t>On April 2011, the Japanese government was forced to downgrade its assessment of the economy for the first time in six months.</w:t>
      </w:r>
      <w:r w:rsidRPr="00FE6CD7">
        <w:rPr>
          <w:rStyle w:val="apple-converted-space"/>
          <w:szCs w:val="18"/>
        </w:rPr>
        <w:t> </w:t>
      </w:r>
      <w:r w:rsidRPr="00FE6CD7">
        <w:rPr>
          <w:szCs w:val="18"/>
        </w:rPr>
        <w:t>According to the Economics Minister Kaoru Yosano, “The biggest risks, or uncertain factors for the economy, are when power supplies will recover and whether the nuclear situation will keep from worsening."</w:t>
      </w:r>
    </w:p>
    <w:p w:rsidR="00FE6CD7" w:rsidRPr="00FE6CD7" w:rsidRDefault="00FE6CD7" w:rsidP="00FE6CD7">
      <w:pPr>
        <w:pStyle w:val="NormalWeb"/>
        <w:spacing w:after="300" w:line="330" w:lineRule="atLeast"/>
        <w:jc w:val="both"/>
        <w:rPr>
          <w:szCs w:val="18"/>
        </w:rPr>
      </w:pPr>
      <w:r w:rsidRPr="00FE6CD7">
        <w:rPr>
          <w:szCs w:val="18"/>
        </w:rPr>
        <w:t>The 2011 earthquake and tsunami in Japan is expected to result in US$235-310 billion worth of damages. The Bank of Japan has injected more than ¥325 billion into the economy to stabilize the financial market and slow down the appreciation of the yen.</w:t>
      </w:r>
    </w:p>
    <w:p w:rsidR="00FE6CD7" w:rsidRDefault="00FE6CD7" w:rsidP="00FE6CD7">
      <w:pPr>
        <w:pStyle w:val="NormalWeb"/>
        <w:spacing w:after="0" w:line="330" w:lineRule="atLeast"/>
        <w:rPr>
          <w:ins w:id="1" w:author="Unknown"/>
          <w:rFonts w:ascii="Verdana" w:hAnsi="Verdana"/>
          <w:color w:val="333333"/>
          <w:sz w:val="18"/>
          <w:szCs w:val="18"/>
        </w:rPr>
      </w:pPr>
      <w:r>
        <w:rPr>
          <w:rFonts w:ascii="Verdana" w:hAnsi="Verdana"/>
          <w:noProof/>
          <w:color w:val="D83126"/>
          <w:sz w:val="18"/>
          <w:szCs w:val="18"/>
          <w:lang w:val="en-US"/>
        </w:rPr>
        <w:lastRenderedPageBreak/>
        <w:drawing>
          <wp:inline distT="0" distB="0" distL="0" distR="0">
            <wp:extent cx="5715000" cy="34261425"/>
            <wp:effectExtent l="19050" t="0" r="0" b="0"/>
            <wp:docPr id="5" name="Picture 5" descr="The Tsunami That Reached Every Shore">
              <a:hlinkClick xmlns:a="http://schemas.openxmlformats.org/drawingml/2006/main" r:id="rId88" tooltip="&quot;The Tsunami That Reached Every Sho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Tsunami That Reached Every Shore">
                      <a:hlinkClick r:id="rId88" tooltip="&quot;The Tsunami That Reached Every Shore&quot;"/>
                    </pic:cNvPr>
                    <pic:cNvPicPr>
                      <a:picLocks noChangeAspect="1" noChangeArrowheads="1"/>
                    </pic:cNvPicPr>
                  </pic:nvPicPr>
                  <pic:blipFill>
                    <a:blip r:embed="rId89"/>
                    <a:srcRect/>
                    <a:stretch>
                      <a:fillRect/>
                    </a:stretch>
                  </pic:blipFill>
                  <pic:spPr bwMode="auto">
                    <a:xfrm>
                      <a:off x="0" y="0"/>
                      <a:ext cx="5715000" cy="34261425"/>
                    </a:xfrm>
                    <a:prstGeom prst="rect">
                      <a:avLst/>
                    </a:prstGeom>
                    <a:noFill/>
                    <a:ln w="9525">
                      <a:noFill/>
                      <a:miter lim="800000"/>
                      <a:headEnd/>
                      <a:tailEnd/>
                    </a:ln>
                  </pic:spPr>
                </pic:pic>
              </a:graphicData>
            </a:graphic>
          </wp:inline>
        </w:drawing>
      </w:r>
    </w:p>
    <w:p w:rsidR="00FE6CD7" w:rsidRDefault="00FE6CD7" w:rsidP="00806E7B">
      <w:pPr>
        <w:spacing w:after="120" w:line="285" w:lineRule="atLeast"/>
        <w:jc w:val="both"/>
        <w:rPr>
          <w:rStyle w:val="apple-style-span"/>
          <w:rFonts w:ascii="Times New Roman" w:hAnsi="Times New Roman" w:cs="Arial"/>
          <w:sz w:val="24"/>
          <w:szCs w:val="27"/>
        </w:rPr>
      </w:pPr>
    </w:p>
    <w:p w:rsidR="00FE6CD7" w:rsidRDefault="00FE6CD7" w:rsidP="00806E7B">
      <w:pPr>
        <w:spacing w:after="120" w:line="285" w:lineRule="atLeast"/>
        <w:jc w:val="both"/>
        <w:rPr>
          <w:rStyle w:val="apple-style-span"/>
          <w:rFonts w:ascii="Times New Roman" w:hAnsi="Times New Roman" w:cs="Arial"/>
          <w:sz w:val="24"/>
          <w:szCs w:val="27"/>
        </w:rPr>
      </w:pPr>
    </w:p>
    <w:p w:rsidR="00FE6CD7" w:rsidRDefault="00FE6CD7" w:rsidP="00806E7B">
      <w:pPr>
        <w:spacing w:after="120" w:line="285" w:lineRule="atLeast"/>
        <w:jc w:val="both"/>
        <w:rPr>
          <w:rStyle w:val="apple-style-span"/>
          <w:rFonts w:ascii="Times New Roman" w:hAnsi="Times New Roman" w:cs="Arial"/>
          <w:sz w:val="24"/>
          <w:szCs w:val="27"/>
        </w:rPr>
      </w:pPr>
    </w:p>
    <w:p w:rsidR="00FE6CD7" w:rsidRDefault="00FE6CD7" w:rsidP="00806E7B">
      <w:pPr>
        <w:spacing w:after="120" w:line="285" w:lineRule="atLeast"/>
        <w:jc w:val="both"/>
        <w:rPr>
          <w:rStyle w:val="apple-style-span"/>
          <w:rFonts w:ascii="Times New Roman" w:hAnsi="Times New Roman" w:cs="Arial"/>
          <w:sz w:val="24"/>
          <w:szCs w:val="27"/>
        </w:rPr>
      </w:pPr>
    </w:p>
    <w:p w:rsidR="00FE6CD7" w:rsidRPr="00806E7B" w:rsidRDefault="00FE6CD7" w:rsidP="00806E7B">
      <w:pPr>
        <w:spacing w:after="120" w:line="285" w:lineRule="atLeast"/>
        <w:jc w:val="both"/>
        <w:rPr>
          <w:rFonts w:ascii="Times New Roman" w:eastAsia="Calibri" w:hAnsi="Times New Roman" w:cs="Times New Roman"/>
          <w:sz w:val="24"/>
          <w:szCs w:val="24"/>
          <w:lang w:val="pt-BR"/>
        </w:rPr>
      </w:pPr>
    </w:p>
    <w:p w:rsidR="00E169E8" w:rsidRDefault="00E169E8" w:rsidP="00E169E8">
      <w:pPr>
        <w:spacing w:before="96" w:after="120" w:line="360" w:lineRule="atLeast"/>
        <w:rPr>
          <w:rFonts w:ascii="Arial" w:eastAsia="Times New Roman" w:hAnsi="Arial" w:cs="Arial"/>
          <w:color w:val="000000"/>
          <w:sz w:val="20"/>
          <w:szCs w:val="20"/>
        </w:rPr>
      </w:pPr>
      <w:r w:rsidRPr="00E169E8">
        <w:rPr>
          <w:rFonts w:ascii="Arial" w:eastAsia="Times New Roman" w:hAnsi="Arial" w:cs="Arial"/>
          <w:noProof/>
          <w:color w:val="000000"/>
          <w:sz w:val="20"/>
          <w:szCs w:val="20"/>
        </w:rPr>
        <w:drawing>
          <wp:inline distT="0" distB="0" distL="0" distR="0">
            <wp:extent cx="5934075" cy="2091392"/>
            <wp:effectExtent l="19050" t="0" r="9525" b="0"/>
            <wp:docPr id="94" name="Picture 57" desc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90"/>
                    <a:stretch>
                      <a:fillRect/>
                    </a:stretch>
                  </pic:blipFill>
                  <pic:spPr>
                    <a:xfrm>
                      <a:off x="0" y="0"/>
                      <a:ext cx="5943600" cy="2094749"/>
                    </a:xfrm>
                    <a:prstGeom prst="rect">
                      <a:avLst/>
                    </a:prstGeom>
                  </pic:spPr>
                </pic:pic>
              </a:graphicData>
            </a:graphic>
          </wp:inline>
        </w:drawing>
      </w:r>
    </w:p>
    <w:p w:rsidR="00E169E8" w:rsidRPr="006D642A" w:rsidRDefault="00E169E8" w:rsidP="00E169E8">
      <w:pPr>
        <w:spacing w:before="96" w:after="120" w:line="360" w:lineRule="atLeast"/>
        <w:rPr>
          <w:rFonts w:ascii="Arial" w:eastAsia="Times New Roman" w:hAnsi="Arial" w:cs="Arial"/>
          <w:color w:val="000000"/>
          <w:sz w:val="20"/>
        </w:rPr>
      </w:pPr>
    </w:p>
    <w:tbl>
      <w:tblPr>
        <w:tblW w:w="9075" w:type="dxa"/>
        <w:tblCellSpacing w:w="0" w:type="dxa"/>
        <w:tblCellMar>
          <w:top w:w="45" w:type="dxa"/>
          <w:left w:w="45" w:type="dxa"/>
          <w:bottom w:w="45" w:type="dxa"/>
          <w:right w:w="45" w:type="dxa"/>
        </w:tblCellMar>
        <w:tblLook w:val="04A0"/>
      </w:tblPr>
      <w:tblGrid>
        <w:gridCol w:w="9075"/>
      </w:tblGrid>
      <w:tr w:rsidR="00E169E8" w:rsidRPr="00DF5A59" w:rsidTr="00827519">
        <w:trPr>
          <w:tblCellSpacing w:w="0" w:type="dxa"/>
        </w:trPr>
        <w:tc>
          <w:tcPr>
            <w:tcW w:w="0" w:type="auto"/>
            <w:shd w:val="clear" w:color="auto" w:fill="FFFFFF"/>
            <w:vAlign w:val="center"/>
            <w:hideMark/>
          </w:tcPr>
          <w:p w:rsidR="00E169E8" w:rsidRPr="00DF5A59" w:rsidRDefault="00E169E8" w:rsidP="00827519">
            <w:pPr>
              <w:spacing w:before="100" w:beforeAutospacing="1" w:after="100" w:afterAutospacing="1" w:line="240" w:lineRule="auto"/>
              <w:rPr>
                <w:rFonts w:ascii="Times New Roman" w:eastAsia="Times New Roman" w:hAnsi="Times New Roman" w:cs="Times New Roman"/>
                <w:sz w:val="24"/>
                <w:szCs w:val="24"/>
              </w:rPr>
            </w:pPr>
          </w:p>
        </w:tc>
      </w:tr>
    </w:tbl>
    <w:p w:rsidR="00E169E8" w:rsidRPr="00D858AA" w:rsidRDefault="00E169E8" w:rsidP="009D7089">
      <w:pPr>
        <w:pStyle w:val="ListParagraph"/>
        <w:numPr>
          <w:ilvl w:val="0"/>
          <w:numId w:val="14"/>
        </w:numPr>
        <w:spacing w:before="150" w:after="150" w:line="330" w:lineRule="atLeast"/>
        <w:rPr>
          <w:rFonts w:ascii="Times New Roman" w:hAnsi="Times New Roman"/>
          <w:color w:val="000000" w:themeColor="text1"/>
          <w:sz w:val="24"/>
          <w:szCs w:val="24"/>
        </w:rPr>
      </w:pPr>
      <w:r w:rsidRPr="00D858AA">
        <w:rPr>
          <w:rFonts w:ascii="Times New Roman" w:hAnsi="Times New Roman"/>
          <w:color w:val="000000" w:themeColor="text1"/>
          <w:sz w:val="24"/>
          <w:szCs w:val="24"/>
        </w:rPr>
        <w:t>The Gross Domestic Product (GDP) in Japan expanded 1.40 percent in the third quarter of 2011 over the previous quarter.</w:t>
      </w:r>
    </w:p>
    <w:p w:rsidR="00D858AA" w:rsidRDefault="00D858AA" w:rsidP="00D858AA">
      <w:pPr>
        <w:pStyle w:val="ListParagraph"/>
        <w:spacing w:before="150" w:after="150" w:line="330" w:lineRule="atLeast"/>
        <w:rPr>
          <w:rFonts w:ascii="Times New Roman" w:hAnsi="Times New Roman"/>
          <w:color w:val="000000" w:themeColor="text1"/>
          <w:sz w:val="24"/>
          <w:szCs w:val="24"/>
        </w:rPr>
      </w:pPr>
    </w:p>
    <w:p w:rsidR="00D858AA" w:rsidRDefault="00D858AA" w:rsidP="00D858AA">
      <w:pPr>
        <w:pStyle w:val="ListParagraph"/>
        <w:spacing w:before="150" w:after="150" w:line="330" w:lineRule="atLeast"/>
        <w:rPr>
          <w:rFonts w:ascii="Times New Roman" w:hAnsi="Times New Roman"/>
          <w:color w:val="000000" w:themeColor="text1"/>
          <w:sz w:val="24"/>
          <w:szCs w:val="24"/>
        </w:rPr>
      </w:pPr>
    </w:p>
    <w:p w:rsidR="00D858AA" w:rsidRPr="00D858AA" w:rsidRDefault="00E169E8" w:rsidP="009D7089">
      <w:pPr>
        <w:pStyle w:val="ListParagraph"/>
        <w:numPr>
          <w:ilvl w:val="0"/>
          <w:numId w:val="14"/>
        </w:numPr>
        <w:spacing w:before="150" w:after="150" w:line="330" w:lineRule="atLeast"/>
        <w:rPr>
          <w:rFonts w:ascii="Times New Roman" w:hAnsi="Times New Roman"/>
          <w:color w:val="000000" w:themeColor="text1"/>
          <w:sz w:val="24"/>
          <w:szCs w:val="24"/>
        </w:rPr>
      </w:pPr>
      <w:r w:rsidRPr="00D858AA">
        <w:rPr>
          <w:rFonts w:ascii="Times New Roman" w:hAnsi="Times New Roman"/>
          <w:color w:val="000000" w:themeColor="text1"/>
          <w:sz w:val="24"/>
          <w:szCs w:val="24"/>
        </w:rPr>
        <w:t>Japan's industrialized, free market economy is the second-largest in the world. Its economy is highly efficient and competitive in areas linked to international trade, but productivity is far lower in protected areas such as agriculture, distribution, and services.</w:t>
      </w:r>
    </w:p>
    <w:p w:rsidR="00D858AA" w:rsidRPr="00D858AA" w:rsidRDefault="00D858AA" w:rsidP="00D858AA">
      <w:pPr>
        <w:spacing w:before="150" w:after="150" w:line="330" w:lineRule="atLeast"/>
        <w:ind w:left="360"/>
        <w:rPr>
          <w:rFonts w:ascii="Times New Roman" w:hAnsi="Times New Roman"/>
          <w:color w:val="000000" w:themeColor="text1"/>
          <w:sz w:val="24"/>
          <w:szCs w:val="24"/>
        </w:rPr>
      </w:pPr>
    </w:p>
    <w:p w:rsidR="00E169E8" w:rsidRPr="00D858AA" w:rsidRDefault="00E169E8" w:rsidP="009D7089">
      <w:pPr>
        <w:pStyle w:val="ListParagraph"/>
        <w:numPr>
          <w:ilvl w:val="0"/>
          <w:numId w:val="14"/>
        </w:numPr>
        <w:spacing w:before="150" w:after="150" w:line="330" w:lineRule="atLeast"/>
        <w:rPr>
          <w:rFonts w:ascii="Times New Roman" w:hAnsi="Times New Roman"/>
          <w:color w:val="000000" w:themeColor="text1"/>
          <w:sz w:val="24"/>
          <w:szCs w:val="24"/>
        </w:rPr>
      </w:pPr>
      <w:r w:rsidRPr="00D858AA">
        <w:rPr>
          <w:rFonts w:ascii="Times New Roman" w:hAnsi="Times New Roman"/>
          <w:color w:val="000000" w:themeColor="text1"/>
          <w:sz w:val="24"/>
          <w:szCs w:val="24"/>
        </w:rPr>
        <w:t>Japan's reservoir of industrial leadership and technicians, well-educated and industrious work force, high savings and investment rates, and intensive promotion of industrial development and foreign trade produced a mature industrial economy.</w:t>
      </w:r>
    </w:p>
    <w:p w:rsidR="00D858AA" w:rsidRDefault="00D858AA" w:rsidP="00D858AA">
      <w:pPr>
        <w:pStyle w:val="ListParagraph"/>
        <w:spacing w:before="150" w:after="150" w:line="330" w:lineRule="atLeast"/>
        <w:rPr>
          <w:rFonts w:ascii="Times New Roman" w:hAnsi="Times New Roman"/>
          <w:color w:val="000000" w:themeColor="text1"/>
          <w:sz w:val="24"/>
          <w:szCs w:val="24"/>
        </w:rPr>
      </w:pPr>
    </w:p>
    <w:p w:rsidR="00D858AA" w:rsidRDefault="00D858AA" w:rsidP="00D858AA">
      <w:pPr>
        <w:pStyle w:val="ListParagraph"/>
        <w:spacing w:before="150" w:after="150" w:line="330" w:lineRule="atLeast"/>
        <w:rPr>
          <w:rFonts w:ascii="Times New Roman" w:hAnsi="Times New Roman"/>
          <w:color w:val="000000" w:themeColor="text1"/>
          <w:sz w:val="24"/>
          <w:szCs w:val="24"/>
        </w:rPr>
      </w:pPr>
    </w:p>
    <w:p w:rsidR="00E169E8" w:rsidRPr="00D858AA" w:rsidRDefault="00E169E8" w:rsidP="009D7089">
      <w:pPr>
        <w:pStyle w:val="ListParagraph"/>
        <w:numPr>
          <w:ilvl w:val="0"/>
          <w:numId w:val="14"/>
        </w:numPr>
        <w:spacing w:before="150" w:after="150" w:line="330" w:lineRule="atLeast"/>
        <w:rPr>
          <w:rFonts w:ascii="Times New Roman" w:hAnsi="Times New Roman"/>
          <w:color w:val="000000" w:themeColor="text1"/>
          <w:sz w:val="24"/>
          <w:szCs w:val="24"/>
        </w:rPr>
      </w:pPr>
      <w:r w:rsidRPr="00D858AA">
        <w:rPr>
          <w:rFonts w:ascii="Times New Roman" w:hAnsi="Times New Roman"/>
          <w:color w:val="000000" w:themeColor="text1"/>
          <w:sz w:val="24"/>
          <w:szCs w:val="24"/>
        </w:rPr>
        <w:t xml:space="preserve">Japan has few natural resources, and trade helps it earn the foreign exchange needed to purchase raw materials for its economy.  </w:t>
      </w: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r w:rsidRPr="00E169E8">
        <w:rPr>
          <w:rFonts w:ascii="Arial" w:eastAsia="Times New Roman" w:hAnsi="Arial" w:cs="Arial"/>
          <w:noProof/>
          <w:color w:val="000000"/>
          <w:sz w:val="40"/>
          <w:szCs w:val="40"/>
        </w:rPr>
        <w:drawing>
          <wp:inline distT="0" distB="0" distL="0" distR="0">
            <wp:extent cx="5933230" cy="2543175"/>
            <wp:effectExtent l="19050" t="0" r="0" b="0"/>
            <wp:docPr id="95" name="Picture 58" desc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91"/>
                    <a:stretch>
                      <a:fillRect/>
                    </a:stretch>
                  </pic:blipFill>
                  <pic:spPr>
                    <a:xfrm>
                      <a:off x="0" y="0"/>
                      <a:ext cx="5943600" cy="2547620"/>
                    </a:xfrm>
                    <a:prstGeom prst="rect">
                      <a:avLst/>
                    </a:prstGeom>
                  </pic:spPr>
                </pic:pic>
              </a:graphicData>
            </a:graphic>
          </wp:inline>
        </w:drawing>
      </w:r>
    </w:p>
    <w:p w:rsidR="00E169E8" w:rsidRDefault="00E169E8" w:rsidP="006C323F">
      <w:pPr>
        <w:spacing w:before="150" w:after="150" w:line="330" w:lineRule="atLeast"/>
        <w:rPr>
          <w:rFonts w:ascii="Arial" w:eastAsia="Times New Roman" w:hAnsi="Arial" w:cs="Arial"/>
          <w:color w:val="000000"/>
          <w:sz w:val="40"/>
          <w:szCs w:val="40"/>
        </w:rPr>
      </w:pPr>
    </w:p>
    <w:p w:rsidR="00E169E8" w:rsidRPr="002B1EE8" w:rsidRDefault="00D80D73" w:rsidP="00E169E8">
      <w:pPr>
        <w:spacing w:before="100" w:beforeAutospacing="1" w:after="100" w:afterAutospacing="1" w:line="240" w:lineRule="auto"/>
        <w:rPr>
          <w:rFonts w:ascii="Times New Roman" w:eastAsia="Times New Roman" w:hAnsi="Times New Roman" w:cs="Times New Roman"/>
          <w:b/>
          <w:color w:val="000000" w:themeColor="text1"/>
          <w:sz w:val="28"/>
          <w:szCs w:val="27"/>
          <w:shd w:val="clear" w:color="auto" w:fill="FFFFFF"/>
        </w:rPr>
      </w:pPr>
      <w:hyperlink r:id="rId92" w:anchor="exports_commodities" w:history="1">
        <w:r w:rsidR="00E169E8" w:rsidRPr="002B1EE8">
          <w:rPr>
            <w:rFonts w:ascii="Times New Roman" w:eastAsia="Times New Roman" w:hAnsi="Times New Roman" w:cs="Times New Roman"/>
            <w:b/>
            <w:bCs/>
            <w:color w:val="000000" w:themeColor="text1"/>
            <w:sz w:val="28"/>
            <w:u w:val="single"/>
          </w:rPr>
          <w:t>Exports - commodities:</w:t>
        </w:r>
      </w:hyperlink>
      <w:r w:rsidR="00E169E8" w:rsidRPr="002B1EE8">
        <w:rPr>
          <w:rFonts w:ascii="Times New Roman" w:eastAsia="Times New Roman" w:hAnsi="Times New Roman" w:cs="Times New Roman"/>
          <w:b/>
          <w:color w:val="000000" w:themeColor="text1"/>
          <w:sz w:val="28"/>
          <w:szCs w:val="27"/>
          <w:shd w:val="clear" w:color="auto" w:fill="FFFFFF"/>
        </w:rPr>
        <w:br/>
      </w:r>
    </w:p>
    <w:p w:rsidR="00E169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Transport equipment</w:t>
      </w:r>
    </w:p>
    <w:p w:rsidR="00E169E8" w:rsidRPr="002B1EE8" w:rsidRDefault="00E169E8" w:rsidP="00E169E8">
      <w:pPr>
        <w:spacing w:before="100" w:beforeAutospacing="1" w:after="100" w:afterAutospacing="1" w:line="240" w:lineRule="auto"/>
        <w:rPr>
          <w:rFonts w:ascii="Times New Roman" w:eastAsia="Times New Roman" w:hAnsi="Times New Roman" w:cs="Times New Roman"/>
          <w:b/>
          <w:color w:val="000000" w:themeColor="text1"/>
          <w:sz w:val="24"/>
          <w:szCs w:val="27"/>
          <w:shd w:val="clear" w:color="auto" w:fill="FFFFFF"/>
        </w:rPr>
      </w:pPr>
      <w:r>
        <w:rPr>
          <w:rFonts w:ascii="Times New Roman" w:eastAsia="Times New Roman" w:hAnsi="Times New Roman" w:cs="Arial"/>
          <w:color w:val="000000"/>
          <w:sz w:val="24"/>
          <w:szCs w:val="27"/>
          <w:shd w:val="clear" w:color="auto" w:fill="FFFFFF"/>
        </w:rPr>
        <w:t xml:space="preserve"> </w:t>
      </w:r>
      <w:r w:rsidRPr="002B1EE8">
        <w:rPr>
          <w:rFonts w:ascii="Times New Roman" w:eastAsia="Times New Roman" w:hAnsi="Times New Roman" w:cs="Arial"/>
          <w:color w:val="000000"/>
          <w:sz w:val="24"/>
          <w:szCs w:val="27"/>
          <w:shd w:val="clear" w:color="auto" w:fill="FFFFFF"/>
        </w:rPr>
        <w:t xml:space="preserve">Motor vehicles,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 Semiconductors,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 </w:t>
      </w:r>
      <w:r>
        <w:rPr>
          <w:rFonts w:ascii="Times New Roman" w:eastAsia="Times New Roman" w:hAnsi="Times New Roman" w:cs="Arial"/>
          <w:color w:val="000000"/>
          <w:sz w:val="24"/>
          <w:szCs w:val="27"/>
          <w:shd w:val="clear" w:color="auto" w:fill="FFFFFF"/>
        </w:rPr>
        <w:t xml:space="preserve"> </w:t>
      </w:r>
      <w:r w:rsidRPr="002B1EE8">
        <w:rPr>
          <w:rFonts w:ascii="Times New Roman" w:eastAsia="Times New Roman" w:hAnsi="Times New Roman" w:cs="Arial"/>
          <w:color w:val="000000"/>
          <w:sz w:val="24"/>
          <w:szCs w:val="27"/>
          <w:shd w:val="clear" w:color="auto" w:fill="FFFFFF"/>
        </w:rPr>
        <w:t>Electrical machinery</w:t>
      </w:r>
    </w:p>
    <w:p w:rsidR="00E169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 </w:t>
      </w:r>
      <w:r>
        <w:rPr>
          <w:rFonts w:ascii="Times New Roman" w:eastAsia="Times New Roman" w:hAnsi="Times New Roman" w:cs="Arial"/>
          <w:color w:val="000000"/>
          <w:sz w:val="24"/>
          <w:szCs w:val="27"/>
          <w:shd w:val="clear" w:color="auto" w:fill="FFFFFF"/>
        </w:rPr>
        <w:t xml:space="preserve"> </w:t>
      </w:r>
      <w:r w:rsidRPr="002B1EE8">
        <w:rPr>
          <w:rFonts w:ascii="Times New Roman" w:eastAsia="Times New Roman" w:hAnsi="Times New Roman" w:cs="Arial"/>
          <w:color w:val="000000"/>
          <w:sz w:val="24"/>
          <w:szCs w:val="27"/>
          <w:shd w:val="clear" w:color="auto" w:fill="FFFFFF"/>
        </w:rPr>
        <w:t>Chemicals</w:t>
      </w:r>
    </w:p>
    <w:p w:rsidR="00E169E8" w:rsidRDefault="00D80D73"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hyperlink r:id="rId93" w:anchor="exports_partners" w:history="1">
        <w:r w:rsidR="00E169E8" w:rsidRPr="002B1EE8">
          <w:rPr>
            <w:rFonts w:ascii="Times New Roman" w:eastAsia="Times New Roman" w:hAnsi="Times New Roman" w:cs="Arial"/>
            <w:b/>
            <w:bCs/>
            <w:color w:val="000000" w:themeColor="text1"/>
            <w:sz w:val="28"/>
            <w:u w:val="single"/>
          </w:rPr>
          <w:t>Exports - partners:</w:t>
        </w:r>
      </w:hyperlink>
      <w:r w:rsidR="00E169E8" w:rsidRPr="002B1EE8">
        <w:rPr>
          <w:rFonts w:ascii="Times New Roman" w:eastAsia="Times New Roman" w:hAnsi="Times New Roman" w:cs="Arial"/>
          <w:color w:val="000000"/>
          <w:sz w:val="24"/>
          <w:szCs w:val="27"/>
          <w:shd w:val="clear" w:color="auto" w:fill="FFFFFF"/>
        </w:rPr>
        <w:br/>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China 18.88%,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US 16.42%,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South Korea 8.13%,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Taiwan 6.27%,</w:t>
      </w:r>
    </w:p>
    <w:p w:rsidR="00E169E8" w:rsidRPr="00FE6CD7" w:rsidRDefault="00E169E8" w:rsidP="00FE6CD7">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Pr>
          <w:rFonts w:ascii="Times New Roman" w:eastAsia="Times New Roman" w:hAnsi="Times New Roman" w:cs="Arial"/>
          <w:color w:val="000000"/>
          <w:sz w:val="24"/>
          <w:szCs w:val="27"/>
          <w:shd w:val="clear" w:color="auto" w:fill="FFFFFF"/>
        </w:rPr>
        <w:t xml:space="preserve"> Hong Kong 5.49%</w:t>
      </w:r>
    </w:p>
    <w:p w:rsidR="00E169E8" w:rsidRDefault="00E169E8" w:rsidP="006C323F">
      <w:pPr>
        <w:spacing w:before="150" w:after="150" w:line="330" w:lineRule="atLeast"/>
        <w:rPr>
          <w:rFonts w:ascii="Arial" w:eastAsia="Times New Roman" w:hAnsi="Arial" w:cs="Arial"/>
          <w:color w:val="000000"/>
          <w:sz w:val="40"/>
          <w:szCs w:val="40"/>
        </w:rPr>
      </w:pPr>
      <w:r w:rsidRPr="00E169E8">
        <w:rPr>
          <w:rFonts w:ascii="Arial" w:eastAsia="Times New Roman" w:hAnsi="Arial" w:cs="Arial"/>
          <w:noProof/>
          <w:color w:val="000000"/>
          <w:sz w:val="40"/>
          <w:szCs w:val="40"/>
        </w:rPr>
        <w:lastRenderedPageBreak/>
        <w:drawing>
          <wp:inline distT="0" distB="0" distL="0" distR="0">
            <wp:extent cx="5943600" cy="2547620"/>
            <wp:effectExtent l="19050" t="0" r="0" b="0"/>
            <wp:docPr id="160" name="Picture 59" descr="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png"/>
                    <pic:cNvPicPr/>
                  </pic:nvPicPr>
                  <pic:blipFill>
                    <a:blip r:embed="rId94"/>
                    <a:stretch>
                      <a:fillRect/>
                    </a:stretch>
                  </pic:blipFill>
                  <pic:spPr>
                    <a:xfrm>
                      <a:off x="0" y="0"/>
                      <a:ext cx="5943600" cy="2547620"/>
                    </a:xfrm>
                    <a:prstGeom prst="rect">
                      <a:avLst/>
                    </a:prstGeom>
                  </pic:spPr>
                </pic:pic>
              </a:graphicData>
            </a:graphic>
          </wp:inline>
        </w:drawing>
      </w: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Pr="002B1EE8" w:rsidRDefault="00D80D73"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hyperlink r:id="rId95" w:anchor="imports_commodities" w:history="1">
        <w:r w:rsidR="00E169E8" w:rsidRPr="002B1EE8">
          <w:rPr>
            <w:rFonts w:ascii="Times New Roman" w:eastAsia="Times New Roman" w:hAnsi="Times New Roman" w:cs="Arial"/>
            <w:b/>
            <w:bCs/>
            <w:color w:val="000000" w:themeColor="text1"/>
            <w:sz w:val="28"/>
            <w:u w:val="single"/>
          </w:rPr>
          <w:t>Imports - commodities:</w:t>
        </w:r>
      </w:hyperlink>
      <w:r w:rsidR="00E169E8" w:rsidRPr="002B1EE8">
        <w:rPr>
          <w:rFonts w:ascii="Times New Roman" w:eastAsia="Times New Roman" w:hAnsi="Times New Roman" w:cs="Arial"/>
          <w:color w:val="000000"/>
          <w:sz w:val="24"/>
          <w:szCs w:val="27"/>
          <w:shd w:val="clear" w:color="auto" w:fill="FFFFFF"/>
        </w:rPr>
        <w:br/>
        <w:t xml:space="preserve">machinery and equipment </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fuels</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foodstuffs</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chemicals</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 textiles</w:t>
      </w:r>
    </w:p>
    <w:p w:rsidR="00E169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Pr>
          <w:rFonts w:ascii="Times New Roman" w:eastAsia="Times New Roman" w:hAnsi="Times New Roman" w:cs="Arial"/>
          <w:color w:val="000000"/>
          <w:sz w:val="24"/>
          <w:szCs w:val="27"/>
          <w:shd w:val="clear" w:color="auto" w:fill="FFFFFF"/>
        </w:rPr>
        <w:t>raw materials</w:t>
      </w:r>
    </w:p>
    <w:p w:rsidR="00E169E8" w:rsidRPr="002B1EE8" w:rsidRDefault="00D80D73"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hyperlink r:id="rId96" w:anchor="imports_partners" w:history="1">
        <w:r w:rsidR="00E169E8" w:rsidRPr="002B1EE8">
          <w:rPr>
            <w:rFonts w:ascii="Times New Roman" w:eastAsia="Times New Roman" w:hAnsi="Times New Roman" w:cs="Arial"/>
            <w:b/>
            <w:bCs/>
            <w:color w:val="000000" w:themeColor="text1"/>
            <w:sz w:val="28"/>
            <w:u w:val="single"/>
          </w:rPr>
          <w:t>Imports - partners:</w:t>
        </w:r>
      </w:hyperlink>
      <w:r w:rsidR="00E169E8" w:rsidRPr="002B1EE8">
        <w:rPr>
          <w:rFonts w:ascii="Times New Roman" w:eastAsia="Times New Roman" w:hAnsi="Times New Roman" w:cs="Arial"/>
          <w:color w:val="000000"/>
          <w:sz w:val="24"/>
          <w:szCs w:val="27"/>
          <w:shd w:val="clear" w:color="auto" w:fill="FFFFFF"/>
        </w:rPr>
        <w:br/>
        <w:t>China 22.2%</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US 10.96%</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Australia 6.29%</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Saudi Arabia 5.29%</w:t>
      </w:r>
    </w:p>
    <w:p w:rsidR="00E169E8" w:rsidRPr="002B1EE8" w:rsidRDefault="00E169E8"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sidRPr="002B1EE8">
        <w:rPr>
          <w:rFonts w:ascii="Times New Roman" w:eastAsia="Times New Roman" w:hAnsi="Times New Roman" w:cs="Arial"/>
          <w:color w:val="000000"/>
          <w:sz w:val="24"/>
          <w:szCs w:val="27"/>
          <w:shd w:val="clear" w:color="auto" w:fill="FFFFFF"/>
        </w:rPr>
        <w:t xml:space="preserve"> UAE 4.12%</w:t>
      </w:r>
    </w:p>
    <w:p w:rsidR="002F5271" w:rsidRDefault="002F5271"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r>
        <w:rPr>
          <w:rFonts w:ascii="Times New Roman" w:eastAsia="Times New Roman" w:hAnsi="Times New Roman" w:cs="Arial"/>
          <w:color w:val="000000"/>
          <w:sz w:val="24"/>
          <w:szCs w:val="27"/>
          <w:shd w:val="clear" w:color="auto" w:fill="FFFFFF"/>
        </w:rPr>
        <w:t>South Korea 3.98%</w:t>
      </w:r>
    </w:p>
    <w:p w:rsidR="002F5271" w:rsidRDefault="002F5271" w:rsidP="00E169E8">
      <w:pPr>
        <w:spacing w:before="100" w:beforeAutospacing="1" w:after="100" w:afterAutospacing="1" w:line="240" w:lineRule="auto"/>
        <w:rPr>
          <w:rFonts w:ascii="Times New Roman" w:eastAsia="Times New Roman" w:hAnsi="Times New Roman" w:cs="Arial"/>
          <w:color w:val="000000"/>
          <w:sz w:val="24"/>
          <w:szCs w:val="27"/>
          <w:shd w:val="clear" w:color="auto" w:fill="FFFFFF"/>
        </w:rPr>
      </w:pPr>
    </w:p>
    <w:tbl>
      <w:tblPr>
        <w:tblStyle w:val="LightList"/>
        <w:tblW w:w="0" w:type="auto"/>
        <w:tblLook w:val="04A0"/>
      </w:tblPr>
      <w:tblGrid>
        <w:gridCol w:w="4788"/>
        <w:gridCol w:w="4788"/>
      </w:tblGrid>
      <w:tr w:rsidR="007C1053" w:rsidRPr="006D642A" w:rsidTr="00806E7B">
        <w:trPr>
          <w:cnfStyle w:val="100000000000"/>
        </w:trPr>
        <w:tc>
          <w:tcPr>
            <w:cnfStyle w:val="001000000000"/>
            <w:tcW w:w="4788" w:type="dxa"/>
          </w:tcPr>
          <w:p w:rsidR="007C1053" w:rsidRPr="006D642A" w:rsidRDefault="007C1053" w:rsidP="00827519">
            <w:pPr>
              <w:rPr>
                <w:b w:val="0"/>
              </w:rPr>
            </w:pPr>
            <w:r>
              <w:t xml:space="preserve">                 </w:t>
            </w:r>
            <w:r w:rsidRPr="006D642A">
              <w:t xml:space="preserve">Trade organizations   </w:t>
            </w:r>
          </w:p>
        </w:tc>
        <w:tc>
          <w:tcPr>
            <w:tcW w:w="4788" w:type="dxa"/>
          </w:tcPr>
          <w:p w:rsidR="007C1053" w:rsidRPr="006D642A" w:rsidRDefault="007C1053" w:rsidP="00827519">
            <w:pPr>
              <w:cnfStyle w:val="100000000000"/>
            </w:pPr>
            <w:r w:rsidRPr="006D642A">
              <w:t xml:space="preserve">APEC, WTO, OECD, G-20, G8 and others Statistics </w:t>
            </w:r>
          </w:p>
        </w:tc>
      </w:tr>
      <w:tr w:rsidR="007C1053" w:rsidRPr="006D642A" w:rsidTr="00806E7B">
        <w:trPr>
          <w:cnfStyle w:val="000000100000"/>
        </w:trPr>
        <w:tc>
          <w:tcPr>
            <w:cnfStyle w:val="001000000000"/>
            <w:tcW w:w="4788" w:type="dxa"/>
          </w:tcPr>
          <w:p w:rsidR="007C1053" w:rsidRPr="006D642A" w:rsidRDefault="007C1053" w:rsidP="00827519">
            <w:r>
              <w:t xml:space="preserve">                     </w:t>
            </w:r>
            <w:r w:rsidR="00FE6CD7">
              <w:t xml:space="preserve">  </w:t>
            </w:r>
            <w:r w:rsidRPr="006D642A">
              <w:t xml:space="preserve">Fiscal year    </w:t>
            </w:r>
          </w:p>
        </w:tc>
        <w:tc>
          <w:tcPr>
            <w:tcW w:w="4788" w:type="dxa"/>
          </w:tcPr>
          <w:p w:rsidR="007C1053" w:rsidRPr="006D642A" w:rsidRDefault="007C1053" w:rsidP="00827519">
            <w:pPr>
              <w:cnfStyle w:val="000000100000"/>
            </w:pPr>
            <w:r w:rsidRPr="006D642A">
              <w:t>1 April - 31 March</w:t>
            </w:r>
          </w:p>
        </w:tc>
      </w:tr>
      <w:tr w:rsidR="007C1053" w:rsidRPr="006D642A" w:rsidTr="00806E7B">
        <w:tc>
          <w:tcPr>
            <w:cnfStyle w:val="001000000000"/>
            <w:tcW w:w="4788" w:type="dxa"/>
          </w:tcPr>
          <w:p w:rsidR="007C1053" w:rsidRPr="006D642A" w:rsidRDefault="007C1053" w:rsidP="00827519">
            <w:r>
              <w:rPr>
                <w:b w:val="0"/>
              </w:rPr>
              <w:t xml:space="preserve">                      </w:t>
            </w:r>
            <w:r w:rsidR="00FE6CD7">
              <w:rPr>
                <w:b w:val="0"/>
              </w:rPr>
              <w:t xml:space="preserve">  </w:t>
            </w:r>
            <w:r w:rsidRPr="006D642A">
              <w:t xml:space="preserve">GDP     </w:t>
            </w:r>
          </w:p>
        </w:tc>
        <w:tc>
          <w:tcPr>
            <w:tcW w:w="4788" w:type="dxa"/>
          </w:tcPr>
          <w:p w:rsidR="007C1053" w:rsidRDefault="007C1053" w:rsidP="00827519">
            <w:pPr>
              <w:cnfStyle w:val="000000000000"/>
              <w:rPr>
                <w:b/>
              </w:rPr>
            </w:pPr>
            <w:r w:rsidRPr="006D642A">
              <w:t>$5.458 trillion,$4.309 trillion (PPP)</w:t>
            </w:r>
          </w:p>
          <w:p w:rsidR="007C1053" w:rsidRPr="006D642A" w:rsidRDefault="007C1053" w:rsidP="00827519">
            <w:pPr>
              <w:cnfStyle w:val="000000000000"/>
            </w:pPr>
          </w:p>
        </w:tc>
      </w:tr>
      <w:tr w:rsidR="007C1053" w:rsidRPr="006D642A" w:rsidTr="00806E7B">
        <w:trPr>
          <w:cnfStyle w:val="000000100000"/>
        </w:trPr>
        <w:tc>
          <w:tcPr>
            <w:cnfStyle w:val="001000000000"/>
            <w:tcW w:w="4788" w:type="dxa"/>
          </w:tcPr>
          <w:p w:rsidR="007C1053" w:rsidRDefault="007C1053" w:rsidP="00827519">
            <w:pPr>
              <w:rPr>
                <w:b w:val="0"/>
              </w:rPr>
            </w:pPr>
            <w:r>
              <w:rPr>
                <w:b w:val="0"/>
              </w:rPr>
              <w:t xml:space="preserve">                      G</w:t>
            </w:r>
            <w:r w:rsidRPr="006D642A">
              <w:t>DP growth</w:t>
            </w:r>
          </w:p>
        </w:tc>
        <w:tc>
          <w:tcPr>
            <w:tcW w:w="4788" w:type="dxa"/>
          </w:tcPr>
          <w:p w:rsidR="007C1053" w:rsidRPr="006D642A" w:rsidRDefault="007C1053" w:rsidP="00827519">
            <w:pPr>
              <w:spacing w:after="120" w:line="285" w:lineRule="atLeast"/>
              <w:cnfStyle w:val="000000100000"/>
            </w:pPr>
            <w:r w:rsidRPr="006D642A">
              <w:t>0.3%</w:t>
            </w:r>
          </w:p>
        </w:tc>
      </w:tr>
      <w:tr w:rsidR="007C1053" w:rsidRPr="006D642A" w:rsidTr="00806E7B">
        <w:tc>
          <w:tcPr>
            <w:cnfStyle w:val="001000000000"/>
            <w:tcW w:w="4788" w:type="dxa"/>
          </w:tcPr>
          <w:p w:rsidR="007C1053" w:rsidRPr="006D642A" w:rsidRDefault="007C1053" w:rsidP="00827519">
            <w:r>
              <w:rPr>
                <w:b w:val="0"/>
              </w:rPr>
              <w:t xml:space="preserve">                       </w:t>
            </w:r>
            <w:r w:rsidRPr="006D642A">
              <w:t xml:space="preserve">GDP per capita   </w:t>
            </w:r>
          </w:p>
        </w:tc>
        <w:tc>
          <w:tcPr>
            <w:tcW w:w="4788" w:type="dxa"/>
          </w:tcPr>
          <w:p w:rsidR="007C1053" w:rsidRPr="006D642A" w:rsidRDefault="007C1053" w:rsidP="00827519">
            <w:pPr>
              <w:spacing w:after="120" w:line="285" w:lineRule="atLeast"/>
              <w:cnfStyle w:val="000000000000"/>
              <w:rPr>
                <w:b/>
              </w:rPr>
            </w:pPr>
            <w:r w:rsidRPr="006D642A">
              <w:t>$ 42,820 ,$33,805 (PPP)</w:t>
            </w:r>
          </w:p>
        </w:tc>
      </w:tr>
      <w:tr w:rsidR="007C1053" w:rsidRPr="006D642A" w:rsidTr="00806E7B">
        <w:trPr>
          <w:cnfStyle w:val="000000100000"/>
        </w:trPr>
        <w:tc>
          <w:tcPr>
            <w:cnfStyle w:val="001000000000"/>
            <w:tcW w:w="4788" w:type="dxa"/>
          </w:tcPr>
          <w:p w:rsidR="007C1053" w:rsidRPr="006D642A" w:rsidRDefault="007C1053" w:rsidP="00827519">
            <w:pPr>
              <w:spacing w:after="120" w:line="285" w:lineRule="atLeast"/>
            </w:pPr>
            <w:r>
              <w:rPr>
                <w:b w:val="0"/>
              </w:rPr>
              <w:t xml:space="preserve">                       </w:t>
            </w:r>
            <w:r w:rsidRPr="006D642A">
              <w:t xml:space="preserve">GDP by sector   </w:t>
            </w:r>
          </w:p>
        </w:tc>
        <w:tc>
          <w:tcPr>
            <w:tcW w:w="4788" w:type="dxa"/>
          </w:tcPr>
          <w:p w:rsidR="007C1053" w:rsidRPr="006D642A" w:rsidRDefault="007C1053" w:rsidP="00827519">
            <w:pPr>
              <w:spacing w:after="120" w:line="285" w:lineRule="atLeast"/>
              <w:cnfStyle w:val="000000100000"/>
              <w:rPr>
                <w:b/>
              </w:rPr>
            </w:pPr>
          </w:p>
        </w:tc>
      </w:tr>
      <w:tr w:rsidR="007C1053" w:rsidRPr="006D642A" w:rsidTr="00806E7B">
        <w:tc>
          <w:tcPr>
            <w:cnfStyle w:val="001000000000"/>
            <w:tcW w:w="4788" w:type="dxa"/>
          </w:tcPr>
          <w:p w:rsidR="007C1053" w:rsidRPr="006D642A" w:rsidRDefault="007C1053" w:rsidP="00827519">
            <w:pPr>
              <w:spacing w:after="120" w:line="285" w:lineRule="atLeast"/>
            </w:pPr>
            <w:r>
              <w:t xml:space="preserve">                       </w:t>
            </w:r>
            <w:r w:rsidRPr="006D642A">
              <w:t>services</w:t>
            </w:r>
          </w:p>
        </w:tc>
        <w:tc>
          <w:tcPr>
            <w:tcW w:w="4788" w:type="dxa"/>
          </w:tcPr>
          <w:p w:rsidR="007C1053" w:rsidRPr="006D642A" w:rsidRDefault="007C1053" w:rsidP="00827519">
            <w:pPr>
              <w:spacing w:after="120" w:line="285" w:lineRule="atLeast"/>
              <w:cnfStyle w:val="000000000000"/>
            </w:pPr>
            <w:r w:rsidRPr="006D642A">
              <w:t xml:space="preserve"> 75.7% </w:t>
            </w:r>
          </w:p>
        </w:tc>
      </w:tr>
      <w:tr w:rsidR="007C1053" w:rsidRPr="006D642A" w:rsidTr="00806E7B">
        <w:trPr>
          <w:cnfStyle w:val="000000100000"/>
        </w:trPr>
        <w:tc>
          <w:tcPr>
            <w:cnfStyle w:val="001000000000"/>
            <w:tcW w:w="4788" w:type="dxa"/>
          </w:tcPr>
          <w:p w:rsidR="007C1053" w:rsidRPr="006D642A" w:rsidRDefault="00FE6CD7" w:rsidP="00827519">
            <w:pPr>
              <w:spacing w:after="120" w:line="285" w:lineRule="atLeast"/>
              <w:rPr>
                <w:b w:val="0"/>
              </w:rPr>
            </w:pPr>
            <w:r>
              <w:t xml:space="preserve">                       </w:t>
            </w:r>
            <w:r w:rsidR="007C1053" w:rsidRPr="006D642A">
              <w:t>Industry:</w:t>
            </w:r>
          </w:p>
        </w:tc>
        <w:tc>
          <w:tcPr>
            <w:tcW w:w="4788" w:type="dxa"/>
          </w:tcPr>
          <w:p w:rsidR="007C1053" w:rsidRPr="006D642A" w:rsidRDefault="007C1053" w:rsidP="00827519">
            <w:pPr>
              <w:spacing w:after="120" w:line="285" w:lineRule="atLeast"/>
              <w:cnfStyle w:val="000000100000"/>
            </w:pPr>
            <w:r w:rsidRPr="006D642A">
              <w:t>22.8%,</w:t>
            </w:r>
          </w:p>
        </w:tc>
      </w:tr>
      <w:tr w:rsidR="007C1053" w:rsidRPr="006D642A" w:rsidTr="00806E7B">
        <w:tc>
          <w:tcPr>
            <w:cnfStyle w:val="001000000000"/>
            <w:tcW w:w="4788" w:type="dxa"/>
          </w:tcPr>
          <w:p w:rsidR="007C1053" w:rsidRPr="006D642A" w:rsidRDefault="007C1053" w:rsidP="00827519">
            <w:pPr>
              <w:spacing w:after="120" w:line="285" w:lineRule="atLeast"/>
              <w:rPr>
                <w:b w:val="0"/>
              </w:rPr>
            </w:pPr>
            <w:r>
              <w:rPr>
                <w:b w:val="0"/>
              </w:rPr>
              <w:t xml:space="preserve">                       </w:t>
            </w:r>
            <w:r w:rsidRPr="006D642A">
              <w:t>Agriculture</w:t>
            </w:r>
          </w:p>
        </w:tc>
        <w:tc>
          <w:tcPr>
            <w:tcW w:w="4788" w:type="dxa"/>
          </w:tcPr>
          <w:p w:rsidR="007C1053" w:rsidRPr="006D642A" w:rsidRDefault="007C1053" w:rsidP="00827519">
            <w:pPr>
              <w:spacing w:after="120" w:line="285" w:lineRule="atLeast"/>
              <w:cnfStyle w:val="000000000000"/>
              <w:rPr>
                <w:b/>
              </w:rPr>
            </w:pPr>
            <w:r w:rsidRPr="006D642A">
              <w:t>1.5%</w:t>
            </w:r>
          </w:p>
        </w:tc>
      </w:tr>
      <w:tr w:rsidR="007C1053" w:rsidRPr="006D642A" w:rsidTr="00806E7B">
        <w:trPr>
          <w:cnfStyle w:val="000000100000"/>
        </w:trPr>
        <w:tc>
          <w:tcPr>
            <w:cnfStyle w:val="001000000000"/>
            <w:tcW w:w="4788" w:type="dxa"/>
          </w:tcPr>
          <w:p w:rsidR="007C1053" w:rsidRPr="006D642A" w:rsidRDefault="007C1053" w:rsidP="00827519">
            <w:pPr>
              <w:spacing w:after="120" w:line="285" w:lineRule="atLeast"/>
            </w:pPr>
            <w:r>
              <w:rPr>
                <w:b w:val="0"/>
              </w:rPr>
              <w:t xml:space="preserve">                       </w:t>
            </w:r>
            <w:r w:rsidRPr="006D642A">
              <w:t xml:space="preserve">Inflation             </w:t>
            </w:r>
          </w:p>
        </w:tc>
        <w:tc>
          <w:tcPr>
            <w:tcW w:w="4788" w:type="dxa"/>
          </w:tcPr>
          <w:p w:rsidR="007C1053" w:rsidRPr="006D642A" w:rsidRDefault="007C1053" w:rsidP="00827519">
            <w:pPr>
              <w:spacing w:after="120" w:line="285" w:lineRule="atLeast"/>
              <w:cnfStyle w:val="000000100000"/>
            </w:pPr>
            <w:r w:rsidRPr="006D642A">
              <w:t>0.3%</w:t>
            </w:r>
          </w:p>
        </w:tc>
      </w:tr>
    </w:tbl>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tbl>
      <w:tblPr>
        <w:tblStyle w:val="LightList"/>
        <w:tblW w:w="0" w:type="auto"/>
        <w:tblLook w:val="04A0"/>
      </w:tblPr>
      <w:tblGrid>
        <w:gridCol w:w="4788"/>
        <w:gridCol w:w="4788"/>
      </w:tblGrid>
      <w:tr w:rsidR="007C1053" w:rsidRPr="00532A6F" w:rsidTr="008353D3">
        <w:trPr>
          <w:cnfStyle w:val="100000000000"/>
        </w:trPr>
        <w:tc>
          <w:tcPr>
            <w:cnfStyle w:val="001000000000"/>
            <w:tcW w:w="4788" w:type="dxa"/>
          </w:tcPr>
          <w:p w:rsidR="007C1053" w:rsidRPr="00532A6F" w:rsidRDefault="007C1053" w:rsidP="00827519">
            <w:pPr>
              <w:spacing w:after="120" w:line="285" w:lineRule="atLeast"/>
              <w:rPr>
                <w:b w:val="0"/>
              </w:rPr>
            </w:pPr>
            <w:r>
              <w:rPr>
                <w:b w:val="0"/>
              </w:rPr>
              <w:t xml:space="preserve">                                                                CREDIT RATING</w:t>
            </w:r>
          </w:p>
        </w:tc>
        <w:tc>
          <w:tcPr>
            <w:tcW w:w="4788" w:type="dxa"/>
          </w:tcPr>
          <w:p w:rsidR="007C1053" w:rsidRPr="00532A6F" w:rsidRDefault="007C1053" w:rsidP="00827519">
            <w:pPr>
              <w:spacing w:after="120" w:line="285" w:lineRule="atLeast"/>
              <w:cnfStyle w:val="100000000000"/>
            </w:pPr>
          </w:p>
        </w:tc>
      </w:tr>
      <w:tr w:rsidR="007C1053" w:rsidRPr="00532A6F" w:rsidTr="008353D3">
        <w:trPr>
          <w:cnfStyle w:val="000000100000"/>
        </w:trPr>
        <w:tc>
          <w:tcPr>
            <w:cnfStyle w:val="001000000000"/>
            <w:tcW w:w="4788" w:type="dxa"/>
          </w:tcPr>
          <w:p w:rsidR="007C1053" w:rsidRDefault="007C1053" w:rsidP="00827519">
            <w:pPr>
              <w:spacing w:after="120" w:line="285" w:lineRule="atLeast"/>
              <w:rPr>
                <w:b w:val="0"/>
              </w:rPr>
            </w:pPr>
          </w:p>
          <w:p w:rsidR="007C1053" w:rsidRPr="00532A6F" w:rsidRDefault="007C1053" w:rsidP="00827519">
            <w:pPr>
              <w:spacing w:after="120" w:line="285" w:lineRule="atLeast"/>
            </w:pPr>
            <w:r w:rsidRPr="00532A6F">
              <w:t>Standard &amp; Poor's</w:t>
            </w:r>
          </w:p>
        </w:tc>
        <w:tc>
          <w:tcPr>
            <w:tcW w:w="4788" w:type="dxa"/>
          </w:tcPr>
          <w:p w:rsidR="007C1053" w:rsidRDefault="007C1053" w:rsidP="00827519">
            <w:pPr>
              <w:spacing w:after="120" w:line="285" w:lineRule="atLeast"/>
              <w:cnfStyle w:val="000000100000"/>
            </w:pPr>
            <w:r w:rsidRPr="00532A6F">
              <w:t>AA- (Domestic)</w:t>
            </w:r>
            <w:r w:rsidRPr="00532A6F">
              <w:br/>
              <w:t xml:space="preserve">AA- (Foreign)   </w:t>
            </w:r>
          </w:p>
          <w:p w:rsidR="007C1053" w:rsidRPr="00532A6F" w:rsidRDefault="007C1053" w:rsidP="00827519">
            <w:pPr>
              <w:spacing w:after="120" w:line="285" w:lineRule="atLeast"/>
              <w:cnfStyle w:val="000000100000"/>
            </w:pPr>
            <w:r w:rsidRPr="00532A6F">
              <w:t>AAA (T&amp;C Assessment)</w:t>
            </w:r>
          </w:p>
        </w:tc>
      </w:tr>
      <w:tr w:rsidR="007C1053" w:rsidRPr="00532A6F" w:rsidTr="008353D3">
        <w:tc>
          <w:tcPr>
            <w:cnfStyle w:val="001000000000"/>
            <w:tcW w:w="4788" w:type="dxa"/>
          </w:tcPr>
          <w:p w:rsidR="007C1053" w:rsidRPr="00532A6F" w:rsidRDefault="007C1053" w:rsidP="00827519">
            <w:pPr>
              <w:spacing w:after="120" w:line="285" w:lineRule="atLeast"/>
            </w:pPr>
            <w:r w:rsidRPr="00532A6F">
              <w:t>Outlook</w:t>
            </w:r>
          </w:p>
        </w:tc>
        <w:tc>
          <w:tcPr>
            <w:tcW w:w="4788" w:type="dxa"/>
          </w:tcPr>
          <w:p w:rsidR="007C1053" w:rsidRPr="00532A6F" w:rsidRDefault="007C1053" w:rsidP="00827519">
            <w:pPr>
              <w:spacing w:after="120" w:line="285" w:lineRule="atLeast"/>
              <w:cnfStyle w:val="000000000000"/>
            </w:pPr>
            <w:r w:rsidRPr="00532A6F">
              <w:t>stable</w:t>
            </w:r>
          </w:p>
        </w:tc>
      </w:tr>
      <w:tr w:rsidR="007C1053" w:rsidRPr="00532A6F" w:rsidTr="008353D3">
        <w:trPr>
          <w:cnfStyle w:val="000000100000"/>
        </w:trPr>
        <w:tc>
          <w:tcPr>
            <w:cnfStyle w:val="001000000000"/>
            <w:tcW w:w="4788" w:type="dxa"/>
          </w:tcPr>
          <w:p w:rsidR="007C1053" w:rsidRPr="00532A6F" w:rsidRDefault="007C1053" w:rsidP="00827519">
            <w:pPr>
              <w:spacing w:after="120" w:line="285" w:lineRule="atLeast"/>
            </w:pPr>
            <w:r w:rsidRPr="00532A6F">
              <w:t>Moody's:</w:t>
            </w:r>
          </w:p>
        </w:tc>
        <w:tc>
          <w:tcPr>
            <w:tcW w:w="4788" w:type="dxa"/>
          </w:tcPr>
          <w:p w:rsidR="007C1053" w:rsidRPr="00532A6F" w:rsidRDefault="007C1053" w:rsidP="00827519">
            <w:pPr>
              <w:spacing w:after="120" w:line="285" w:lineRule="atLeast"/>
              <w:cnfStyle w:val="000000100000"/>
            </w:pPr>
            <w:r w:rsidRPr="00532A6F">
              <w:t>Aa2</w:t>
            </w:r>
          </w:p>
        </w:tc>
      </w:tr>
      <w:tr w:rsidR="007C1053" w:rsidRPr="00532A6F" w:rsidTr="008353D3">
        <w:tc>
          <w:tcPr>
            <w:cnfStyle w:val="001000000000"/>
            <w:tcW w:w="4788" w:type="dxa"/>
          </w:tcPr>
          <w:p w:rsidR="007C1053" w:rsidRPr="00532A6F" w:rsidRDefault="007C1053" w:rsidP="00827519">
            <w:pPr>
              <w:spacing w:after="120" w:line="285" w:lineRule="atLeast"/>
            </w:pPr>
            <w:r w:rsidRPr="00532A6F">
              <w:t>Outlook</w:t>
            </w:r>
          </w:p>
        </w:tc>
        <w:tc>
          <w:tcPr>
            <w:tcW w:w="4788" w:type="dxa"/>
          </w:tcPr>
          <w:p w:rsidR="007C1053" w:rsidRPr="00532A6F" w:rsidRDefault="007C1053" w:rsidP="00827519">
            <w:pPr>
              <w:spacing w:after="120" w:line="285" w:lineRule="atLeast"/>
              <w:cnfStyle w:val="000000000000"/>
            </w:pPr>
            <w:r w:rsidRPr="00532A6F">
              <w:t>Negative</w:t>
            </w:r>
          </w:p>
        </w:tc>
      </w:tr>
      <w:tr w:rsidR="007C1053" w:rsidRPr="00532A6F" w:rsidTr="008353D3">
        <w:trPr>
          <w:cnfStyle w:val="000000100000"/>
        </w:trPr>
        <w:tc>
          <w:tcPr>
            <w:cnfStyle w:val="001000000000"/>
            <w:tcW w:w="4788" w:type="dxa"/>
          </w:tcPr>
          <w:p w:rsidR="007C1053" w:rsidRPr="00532A6F" w:rsidRDefault="007C1053" w:rsidP="00827519">
            <w:pPr>
              <w:spacing w:after="120" w:line="285" w:lineRule="atLeast"/>
            </w:pPr>
            <w:r w:rsidRPr="00532A6F">
              <w:t>Fitch:</w:t>
            </w:r>
          </w:p>
        </w:tc>
        <w:tc>
          <w:tcPr>
            <w:tcW w:w="4788" w:type="dxa"/>
          </w:tcPr>
          <w:p w:rsidR="007C1053" w:rsidRPr="00532A6F" w:rsidRDefault="007C1053" w:rsidP="00827519">
            <w:pPr>
              <w:spacing w:after="120" w:line="285" w:lineRule="atLeast"/>
              <w:cnfStyle w:val="000000100000"/>
            </w:pPr>
            <w:r w:rsidRPr="00532A6F">
              <w:t>AA</w:t>
            </w:r>
          </w:p>
        </w:tc>
      </w:tr>
      <w:tr w:rsidR="007C1053" w:rsidRPr="00532A6F" w:rsidTr="008353D3">
        <w:tc>
          <w:tcPr>
            <w:cnfStyle w:val="001000000000"/>
            <w:tcW w:w="4788" w:type="dxa"/>
          </w:tcPr>
          <w:p w:rsidR="007C1053" w:rsidRPr="00532A6F" w:rsidRDefault="007C1053" w:rsidP="00827519">
            <w:pPr>
              <w:spacing w:after="120" w:line="285" w:lineRule="atLeast"/>
            </w:pPr>
            <w:r w:rsidRPr="00532A6F">
              <w:t xml:space="preserve">Outlook: </w:t>
            </w:r>
          </w:p>
        </w:tc>
        <w:tc>
          <w:tcPr>
            <w:tcW w:w="4788" w:type="dxa"/>
          </w:tcPr>
          <w:p w:rsidR="007C1053" w:rsidRPr="00532A6F" w:rsidRDefault="007C1053" w:rsidP="00827519">
            <w:pPr>
              <w:spacing w:after="120" w:line="285" w:lineRule="atLeast"/>
              <w:cnfStyle w:val="000000000000"/>
            </w:pPr>
            <w:r w:rsidRPr="00532A6F">
              <w:t>Stable</w:t>
            </w:r>
          </w:p>
        </w:tc>
      </w:tr>
      <w:tr w:rsidR="007C1053" w:rsidRPr="00532A6F" w:rsidTr="008353D3">
        <w:trPr>
          <w:cnfStyle w:val="000000100000"/>
        </w:trPr>
        <w:tc>
          <w:tcPr>
            <w:cnfStyle w:val="001000000000"/>
            <w:tcW w:w="4788" w:type="dxa"/>
          </w:tcPr>
          <w:p w:rsidR="007C1053" w:rsidRPr="00532A6F" w:rsidRDefault="007C1053" w:rsidP="00827519">
            <w:pPr>
              <w:spacing w:after="120" w:line="285" w:lineRule="atLeast"/>
            </w:pPr>
            <w:r w:rsidRPr="00532A6F">
              <w:t>Foreign reserves</w:t>
            </w:r>
          </w:p>
        </w:tc>
        <w:tc>
          <w:tcPr>
            <w:tcW w:w="4788" w:type="dxa"/>
          </w:tcPr>
          <w:p w:rsidR="007C1053" w:rsidRPr="00532A6F" w:rsidRDefault="007C1053" w:rsidP="00827519">
            <w:pPr>
              <w:spacing w:after="120" w:line="285" w:lineRule="atLeast"/>
              <w:cnfStyle w:val="000000100000"/>
            </w:pPr>
            <w:r w:rsidRPr="00532A6F">
              <w:t>US$1.154</w:t>
            </w:r>
          </w:p>
        </w:tc>
      </w:tr>
    </w:tbl>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E169E8" w:rsidRDefault="00E169E8" w:rsidP="006C323F">
      <w:pPr>
        <w:spacing w:before="150" w:after="150" w:line="330" w:lineRule="atLeast"/>
        <w:rPr>
          <w:rFonts w:ascii="Arial" w:eastAsia="Times New Roman" w:hAnsi="Arial" w:cs="Arial"/>
          <w:color w:val="000000"/>
          <w:sz w:val="40"/>
          <w:szCs w:val="40"/>
        </w:rPr>
      </w:pPr>
    </w:p>
    <w:p w:rsidR="007C1053" w:rsidRDefault="007C1053" w:rsidP="007C1053">
      <w:pPr>
        <w:spacing w:before="150" w:after="150" w:line="330" w:lineRule="atLeast"/>
        <w:rPr>
          <w:rFonts w:ascii="Times New Roman" w:eastAsia="Times New Roman" w:hAnsi="Times New Roman" w:cs="Arial"/>
          <w:b/>
          <w:color w:val="000000"/>
          <w:sz w:val="28"/>
          <w:szCs w:val="40"/>
        </w:rPr>
      </w:pPr>
      <w:r w:rsidRPr="007C1053">
        <w:rPr>
          <w:rFonts w:ascii="Times New Roman" w:eastAsia="Times New Roman" w:hAnsi="Times New Roman" w:cs="Arial"/>
          <w:b/>
          <w:color w:val="000000"/>
          <w:sz w:val="28"/>
          <w:szCs w:val="40"/>
        </w:rPr>
        <w:t xml:space="preserve">                     </w:t>
      </w:r>
    </w:p>
    <w:p w:rsidR="007C1053" w:rsidRDefault="007C1053" w:rsidP="007C1053">
      <w:pPr>
        <w:spacing w:before="150" w:after="150" w:line="330" w:lineRule="atLeast"/>
        <w:rPr>
          <w:rFonts w:ascii="Times New Roman" w:eastAsia="Times New Roman" w:hAnsi="Times New Roman" w:cs="Arial"/>
          <w:b/>
          <w:color w:val="000000"/>
          <w:sz w:val="28"/>
          <w:szCs w:val="40"/>
        </w:rPr>
      </w:pPr>
      <w:r>
        <w:rPr>
          <w:rFonts w:ascii="Times New Roman" w:eastAsia="Times New Roman" w:hAnsi="Times New Roman" w:cs="Arial"/>
          <w:b/>
          <w:color w:val="000000"/>
          <w:sz w:val="28"/>
          <w:szCs w:val="40"/>
        </w:rPr>
        <w:t xml:space="preserve">                                        </w:t>
      </w:r>
      <w:r w:rsidRPr="007C1053">
        <w:rPr>
          <w:rFonts w:ascii="Times New Roman" w:eastAsia="Times New Roman" w:hAnsi="Times New Roman" w:cs="Arial"/>
          <w:b/>
          <w:color w:val="000000"/>
          <w:sz w:val="28"/>
          <w:szCs w:val="40"/>
        </w:rPr>
        <w:t>STOCK EXCHANG</w:t>
      </w:r>
      <w:r>
        <w:rPr>
          <w:rFonts w:ascii="Times New Roman" w:eastAsia="Times New Roman" w:hAnsi="Times New Roman" w:cs="Arial"/>
          <w:b/>
          <w:color w:val="000000"/>
          <w:sz w:val="28"/>
          <w:szCs w:val="40"/>
        </w:rPr>
        <w:t>E</w:t>
      </w:r>
    </w:p>
    <w:p w:rsidR="007C1053" w:rsidRPr="007C1053" w:rsidRDefault="007C1053" w:rsidP="007C1053">
      <w:pPr>
        <w:spacing w:before="150" w:after="150" w:line="330" w:lineRule="atLeast"/>
        <w:rPr>
          <w:rFonts w:ascii="Times New Roman" w:eastAsia="Times New Roman" w:hAnsi="Times New Roman" w:cs="Arial"/>
          <w:b/>
          <w:color w:val="000000"/>
          <w:sz w:val="28"/>
          <w:szCs w:val="40"/>
        </w:rPr>
      </w:pPr>
    </w:p>
    <w:tbl>
      <w:tblPr>
        <w:tblW w:w="957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830"/>
        <w:gridCol w:w="1712"/>
        <w:gridCol w:w="2133"/>
        <w:gridCol w:w="1286"/>
        <w:gridCol w:w="2128"/>
        <w:gridCol w:w="1484"/>
      </w:tblGrid>
      <w:tr w:rsidR="00576278" w:rsidRPr="000156EE" w:rsidTr="007E2158">
        <w:trPr>
          <w:trHeight w:val="1164"/>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Rank</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Economy</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Stock Exchange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Location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Market Capitalization</w:t>
            </w:r>
            <w:r w:rsidRPr="000156EE">
              <w:rPr>
                <w:rFonts w:ascii="Times New Roman" w:eastAsia="Times New Roman" w:hAnsi="Times New Roman" w:cs="Times New Roman"/>
                <w:b/>
                <w:bCs/>
                <w:color w:val="000000"/>
                <w:sz w:val="20"/>
                <w:szCs w:val="20"/>
              </w:rPr>
              <w:br/>
              <w:t>(</w:t>
            </w:r>
            <w:hyperlink r:id="rId97" w:tooltip="United States Dollar" w:history="1">
              <w:r w:rsidRPr="000156EE">
                <w:rPr>
                  <w:rFonts w:ascii="Times New Roman" w:eastAsia="Times New Roman" w:hAnsi="Times New Roman" w:cs="Times New Roman"/>
                  <w:b/>
                  <w:bCs/>
                  <w:color w:val="0645AD"/>
                  <w:sz w:val="20"/>
                  <w:u w:val="single"/>
                </w:rPr>
                <w:t>USD</w:t>
              </w:r>
            </w:hyperlink>
            <w:r w:rsidRPr="000156EE">
              <w:rPr>
                <w:rFonts w:ascii="Times New Roman" w:eastAsia="Times New Roman" w:hAnsi="Times New Roman" w:cs="Times New Roman"/>
                <w:b/>
                <w:bCs/>
                <w:color w:val="000000"/>
                <w:sz w:val="20"/>
              </w:rPr>
              <w:t> </w:t>
            </w:r>
            <w:r w:rsidRPr="000156EE">
              <w:rPr>
                <w:rFonts w:ascii="Times New Roman" w:eastAsia="Times New Roman" w:hAnsi="Times New Roman" w:cs="Times New Roman"/>
                <w:b/>
                <w:bCs/>
                <w:color w:val="000000"/>
                <w:sz w:val="20"/>
                <w:szCs w:val="20"/>
              </w:rPr>
              <w:t>Billions)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576278" w:rsidRPr="000156EE" w:rsidRDefault="00576278" w:rsidP="007E2158">
            <w:pPr>
              <w:spacing w:before="240" w:after="240" w:line="240" w:lineRule="auto"/>
              <w:jc w:val="center"/>
              <w:rPr>
                <w:rFonts w:ascii="Times New Roman" w:eastAsia="Times New Roman" w:hAnsi="Times New Roman" w:cs="Times New Roman"/>
                <w:b/>
                <w:bCs/>
                <w:color w:val="000000"/>
                <w:sz w:val="20"/>
                <w:szCs w:val="20"/>
              </w:rPr>
            </w:pPr>
            <w:r w:rsidRPr="000156EE">
              <w:rPr>
                <w:rFonts w:ascii="Times New Roman" w:eastAsia="Times New Roman" w:hAnsi="Times New Roman" w:cs="Times New Roman"/>
                <w:b/>
                <w:bCs/>
                <w:color w:val="000000"/>
                <w:sz w:val="20"/>
                <w:szCs w:val="20"/>
              </w:rPr>
              <w:t>Trade Value</w:t>
            </w:r>
            <w:r w:rsidRPr="000156EE">
              <w:rPr>
                <w:rFonts w:ascii="Times New Roman" w:eastAsia="Times New Roman" w:hAnsi="Times New Roman" w:cs="Times New Roman"/>
                <w:b/>
                <w:bCs/>
                <w:color w:val="000000"/>
                <w:sz w:val="20"/>
                <w:szCs w:val="20"/>
              </w:rPr>
              <w:br/>
              <w:t>(USD Billions)</w:t>
            </w:r>
          </w:p>
        </w:tc>
      </w:tr>
      <w:tr w:rsidR="00576278" w:rsidRPr="000156EE" w:rsidTr="007E2158">
        <w:trPr>
          <w:trHeight w:val="98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14300"/>
                  <wp:effectExtent l="19050" t="0" r="0" b="0"/>
                  <wp:docPr id="62" name="Picture 1" descr="http://upload.wikimedia.org/wikipedia/en/thumb/a/a4/Flag_of_the_United_States.svg/22px-Flag_of_the_United_Sta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a/a4/Flag_of_the_United_States.svg/22px-Flag_of_the_United_States.svg.png"/>
                          <pic:cNvPicPr>
                            <a:picLocks noChangeAspect="1" noChangeArrowheads="1"/>
                          </pic:cNvPicPr>
                        </pic:nvPicPr>
                        <pic:blipFill>
                          <a:blip r:embed="rId98"/>
                          <a:srcRect/>
                          <a:stretch>
                            <a:fillRect/>
                          </a:stretch>
                        </pic:blipFill>
                        <pic:spPr bwMode="auto">
                          <a:xfrm>
                            <a:off x="0" y="0"/>
                            <a:ext cx="209550" cy="114300"/>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99" w:tooltip="United States" w:history="1">
              <w:r w:rsidRPr="000156EE">
                <w:rPr>
                  <w:rFonts w:ascii="Times New Roman" w:eastAsia="Times New Roman" w:hAnsi="Times New Roman" w:cs="Times New Roman"/>
                  <w:color w:val="0645AD"/>
                  <w:sz w:val="20"/>
                  <w:u w:val="single"/>
                </w:rPr>
                <w:t>United States</w:t>
              </w:r>
            </w:hyperlink>
            <w:r w:rsidRPr="000156EE">
              <w:rPr>
                <w:rFonts w:ascii="Times New Roman" w:eastAsia="Times New Roman" w:hAnsi="Times New Roman" w:cs="Times New Roman"/>
                <w:color w:val="000000"/>
                <w:sz w:val="20"/>
                <w:szCs w:val="20"/>
              </w:rPr>
              <w:br/>
            </w:r>
            <w:r>
              <w:rPr>
                <w:rFonts w:ascii="Times New Roman" w:eastAsia="Times New Roman" w:hAnsi="Times New Roman" w:cs="Times New Roman"/>
                <w:noProof/>
                <w:color w:val="000000"/>
                <w:sz w:val="20"/>
                <w:szCs w:val="20"/>
              </w:rPr>
              <w:drawing>
                <wp:inline distT="0" distB="0" distL="0" distR="0">
                  <wp:extent cx="209550" cy="142875"/>
                  <wp:effectExtent l="19050" t="0" r="0" b="0"/>
                  <wp:docPr id="63" name="Picture 2" descr="http://upload.wikimedia.org/wikipedia/commons/thumb/b/b7/Flag_of_Europe.svg/22px-Flag_of_Euro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b/b7/Flag_of_Europe.svg/22px-Flag_of_Europe.svg.png"/>
                          <pic:cNvPicPr>
                            <a:picLocks noChangeAspect="1" noChangeArrowheads="1"/>
                          </pic:cNvPicPr>
                        </pic:nvPicPr>
                        <pic:blipFill>
                          <a:blip r:embed="rId100"/>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01" w:tooltip="Europe" w:history="1">
              <w:r w:rsidRPr="000156EE">
                <w:rPr>
                  <w:rFonts w:ascii="Times New Roman" w:eastAsia="Times New Roman" w:hAnsi="Times New Roman" w:cs="Times New Roman"/>
                  <w:color w:val="0645AD"/>
                  <w:sz w:val="20"/>
                  <w:u w:val="single"/>
                </w:rPr>
                <w:t>Europe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02" w:tooltip="NYSE Euronext" w:history="1">
              <w:r w:rsidR="00576278" w:rsidRPr="000156EE">
                <w:rPr>
                  <w:rFonts w:ascii="Times New Roman" w:eastAsia="Times New Roman" w:hAnsi="Times New Roman" w:cs="Times New Roman"/>
                  <w:color w:val="0645AD"/>
                  <w:sz w:val="20"/>
                  <w:u w:val="single"/>
                </w:rPr>
                <w:t>NYSE Euronext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03" w:tooltip="New York City" w:history="1">
              <w:r w:rsidR="00576278" w:rsidRPr="000156EE">
                <w:rPr>
                  <w:rFonts w:ascii="Times New Roman" w:eastAsia="Times New Roman" w:hAnsi="Times New Roman" w:cs="Times New Roman"/>
                  <w:color w:val="0645AD"/>
                  <w:sz w:val="20"/>
                  <w:u w:val="single"/>
                </w:rPr>
                <w:t>New York City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15,970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19,813</w:t>
            </w:r>
          </w:p>
        </w:tc>
      </w:tr>
      <w:tr w:rsidR="00576278" w:rsidRPr="000156EE" w:rsidTr="007E2158">
        <w:trPr>
          <w:trHeight w:val="98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14300"/>
                  <wp:effectExtent l="19050" t="0" r="0" b="0"/>
                  <wp:docPr id="64" name="Picture 3" descr="http://upload.wikimedia.org/wikipedia/en/thumb/a/a4/Flag_of_the_United_States.svg/22px-Flag_of_the_United_Sta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en/thumb/a/a4/Flag_of_the_United_States.svg/22px-Flag_of_the_United_States.svg.png"/>
                          <pic:cNvPicPr>
                            <a:picLocks noChangeAspect="1" noChangeArrowheads="1"/>
                          </pic:cNvPicPr>
                        </pic:nvPicPr>
                        <pic:blipFill>
                          <a:blip r:embed="rId98"/>
                          <a:srcRect/>
                          <a:stretch>
                            <a:fillRect/>
                          </a:stretch>
                        </pic:blipFill>
                        <pic:spPr bwMode="auto">
                          <a:xfrm>
                            <a:off x="0" y="0"/>
                            <a:ext cx="209550" cy="114300"/>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04" w:tooltip="United States" w:history="1">
              <w:r w:rsidRPr="000156EE">
                <w:rPr>
                  <w:rFonts w:ascii="Times New Roman" w:eastAsia="Times New Roman" w:hAnsi="Times New Roman" w:cs="Times New Roman"/>
                  <w:color w:val="0645AD"/>
                  <w:sz w:val="20"/>
                  <w:u w:val="single"/>
                </w:rPr>
                <w:t>United States</w:t>
              </w:r>
            </w:hyperlink>
            <w:r w:rsidRPr="000156EE">
              <w:rPr>
                <w:rFonts w:ascii="Times New Roman" w:eastAsia="Times New Roman" w:hAnsi="Times New Roman" w:cs="Times New Roman"/>
                <w:color w:val="000000"/>
                <w:sz w:val="20"/>
                <w:szCs w:val="20"/>
              </w:rPr>
              <w:br/>
            </w:r>
            <w:r>
              <w:rPr>
                <w:rFonts w:ascii="Times New Roman" w:eastAsia="Times New Roman" w:hAnsi="Times New Roman" w:cs="Times New Roman"/>
                <w:noProof/>
                <w:color w:val="000000"/>
                <w:sz w:val="20"/>
                <w:szCs w:val="20"/>
              </w:rPr>
              <w:drawing>
                <wp:inline distT="0" distB="0" distL="0" distR="0">
                  <wp:extent cx="209550" cy="142875"/>
                  <wp:effectExtent l="19050" t="0" r="0" b="0"/>
                  <wp:docPr id="65" name="Picture 4" descr="http://upload.wikimedia.org/wikipedia/commons/thumb/b/b7/Flag_of_Europe.svg/22px-Flag_of_Euro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b/b7/Flag_of_Europe.svg/22px-Flag_of_Europe.svg.png"/>
                          <pic:cNvPicPr>
                            <a:picLocks noChangeAspect="1" noChangeArrowheads="1"/>
                          </pic:cNvPicPr>
                        </pic:nvPicPr>
                        <pic:blipFill>
                          <a:blip r:embed="rId100"/>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05" w:tooltip="Europe" w:history="1">
              <w:r w:rsidRPr="000156EE">
                <w:rPr>
                  <w:rFonts w:ascii="Times New Roman" w:eastAsia="Times New Roman" w:hAnsi="Times New Roman" w:cs="Times New Roman"/>
                  <w:color w:val="0645AD"/>
                  <w:sz w:val="20"/>
                  <w:u w:val="single"/>
                </w:rPr>
                <w:t>Europe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06" w:tooltip="NASDAQ OMX" w:history="1">
              <w:r w:rsidR="00576278" w:rsidRPr="000156EE">
                <w:rPr>
                  <w:rFonts w:ascii="Times New Roman" w:eastAsia="Times New Roman" w:hAnsi="Times New Roman" w:cs="Times New Roman"/>
                  <w:color w:val="0645AD"/>
                  <w:sz w:val="20"/>
                  <w:u w:val="single"/>
                </w:rPr>
                <w:t>NASDAQ OMX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07" w:tooltip="New York City" w:history="1">
              <w:r w:rsidR="00576278" w:rsidRPr="000156EE">
                <w:rPr>
                  <w:rFonts w:ascii="Times New Roman" w:eastAsia="Times New Roman" w:hAnsi="Times New Roman" w:cs="Times New Roman"/>
                  <w:color w:val="0645AD"/>
                  <w:sz w:val="20"/>
                  <w:u w:val="single"/>
                </w:rPr>
                <w:t>New York City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4,931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13,439</w:t>
            </w:r>
          </w:p>
        </w:tc>
      </w:tr>
      <w:tr w:rsidR="00576278" w:rsidRPr="000156EE" w:rsidTr="007E2158">
        <w:trPr>
          <w:trHeight w:val="74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42875"/>
                  <wp:effectExtent l="19050" t="0" r="0" b="0"/>
                  <wp:docPr id="70" name="Picture 5" descr="http://upload.wikimedia.org/wikipedia/en/thumb/9/9e/Flag_of_Japan.svg/22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thumb/9/9e/Flag_of_Japan.svg/22px-Flag_of_Japan.svg.png"/>
                          <pic:cNvPicPr>
                            <a:picLocks noChangeAspect="1" noChangeArrowheads="1"/>
                          </pic:cNvPicPr>
                        </pic:nvPicPr>
                        <pic:blipFill>
                          <a:blip r:embed="rId108"/>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09" w:tooltip="Japan" w:history="1">
              <w:r w:rsidRPr="000156EE">
                <w:rPr>
                  <w:rFonts w:ascii="Times New Roman" w:eastAsia="Times New Roman" w:hAnsi="Times New Roman" w:cs="Times New Roman"/>
                  <w:color w:val="0B0080"/>
                  <w:sz w:val="20"/>
                  <w:u w:val="single"/>
                </w:rPr>
                <w:t>Japan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0" w:tooltip="Tokyo Stock Exchange" w:history="1">
              <w:r w:rsidR="00576278" w:rsidRPr="000156EE">
                <w:rPr>
                  <w:rFonts w:ascii="Times New Roman" w:eastAsia="Times New Roman" w:hAnsi="Times New Roman" w:cs="Times New Roman"/>
                  <w:color w:val="0645AD"/>
                  <w:sz w:val="20"/>
                  <w:u w:val="single"/>
                </w:rPr>
                <w:t>Tokyo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1" w:tooltip="Tokyo" w:history="1">
              <w:r w:rsidR="00576278" w:rsidRPr="000156EE">
                <w:rPr>
                  <w:rFonts w:ascii="Times New Roman" w:eastAsia="Times New Roman" w:hAnsi="Times New Roman" w:cs="Times New Roman"/>
                  <w:color w:val="0645AD"/>
                  <w:sz w:val="20"/>
                  <w:u w:val="single"/>
                </w:rPr>
                <w:t>Tokyo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3,827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3,787</w:t>
            </w:r>
          </w:p>
        </w:tc>
      </w:tr>
      <w:tr w:rsidR="00576278" w:rsidRPr="000156EE" w:rsidTr="007E2158">
        <w:trPr>
          <w:trHeight w:val="94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04775"/>
                  <wp:effectExtent l="19050" t="0" r="0" b="0"/>
                  <wp:docPr id="72" name="Picture 6" descr="http://upload.wikimedia.org/wikipedia/en/thumb/a/ae/Flag_of_the_United_Kingdom.svg/22px-Flag_of_the_United_Kingdo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thumb/a/ae/Flag_of_the_United_Kingdom.svg/22px-Flag_of_the_United_Kingdom.svg.png"/>
                          <pic:cNvPicPr>
                            <a:picLocks noChangeAspect="1" noChangeArrowheads="1"/>
                          </pic:cNvPicPr>
                        </pic:nvPicPr>
                        <pic:blipFill>
                          <a:blip r:embed="rId112"/>
                          <a:srcRect/>
                          <a:stretch>
                            <a:fillRect/>
                          </a:stretch>
                        </pic:blipFill>
                        <pic:spPr bwMode="auto">
                          <a:xfrm>
                            <a:off x="0" y="0"/>
                            <a:ext cx="209550" cy="1047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13" w:tooltip="United Kingdom" w:history="1">
              <w:r w:rsidRPr="000156EE">
                <w:rPr>
                  <w:rFonts w:ascii="Times New Roman" w:eastAsia="Times New Roman" w:hAnsi="Times New Roman" w:cs="Times New Roman"/>
                  <w:color w:val="0645AD"/>
                  <w:sz w:val="20"/>
                  <w:u w:val="single"/>
                </w:rPr>
                <w:t>United Kingdom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4" w:tooltip="London Stock Exchange" w:history="1">
              <w:r w:rsidR="00576278" w:rsidRPr="000156EE">
                <w:rPr>
                  <w:rFonts w:ascii="Times New Roman" w:eastAsia="Times New Roman" w:hAnsi="Times New Roman" w:cs="Times New Roman"/>
                  <w:color w:val="0645AD"/>
                  <w:sz w:val="20"/>
                  <w:u w:val="single"/>
                </w:rPr>
                <w:t>London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5" w:tooltip="London" w:history="1">
              <w:r w:rsidR="00576278" w:rsidRPr="000156EE">
                <w:rPr>
                  <w:rFonts w:ascii="Times New Roman" w:eastAsia="Times New Roman" w:hAnsi="Times New Roman" w:cs="Times New Roman"/>
                  <w:color w:val="0645AD"/>
                  <w:sz w:val="20"/>
                  <w:u w:val="single"/>
                </w:rPr>
                <w:t>London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3,613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2,741</w:t>
            </w:r>
          </w:p>
        </w:tc>
      </w:tr>
      <w:tr w:rsidR="00576278" w:rsidRPr="000156EE" w:rsidTr="007E2158">
        <w:trPr>
          <w:trHeight w:val="74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42875"/>
                  <wp:effectExtent l="19050" t="0" r="0" b="0"/>
                  <wp:docPr id="73" name="Picture 7" descr="http://upload.wikimedia.org/wikipedia/commons/thumb/f/fa/Flag_of_the_People%27s_Republic_of_China.svg/22px-Flag_of_the_People%27s_Republic_of_Chi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f/fa/Flag_of_the_People%27s_Republic_of_China.svg/22px-Flag_of_the_People%27s_Republic_of_China.svg.png"/>
                          <pic:cNvPicPr>
                            <a:picLocks noChangeAspect="1" noChangeArrowheads="1"/>
                          </pic:cNvPicPr>
                        </pic:nvPicPr>
                        <pic:blipFill>
                          <a:blip r:embed="rId116"/>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17" w:tooltip="China" w:history="1">
              <w:r w:rsidRPr="000156EE">
                <w:rPr>
                  <w:rFonts w:ascii="Times New Roman" w:eastAsia="Times New Roman" w:hAnsi="Times New Roman" w:cs="Times New Roman"/>
                  <w:color w:val="0645AD"/>
                  <w:sz w:val="20"/>
                  <w:u w:val="single"/>
                </w:rPr>
                <w:t>China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8" w:tooltip="Shanghai Stock Exchange" w:history="1">
              <w:r w:rsidR="00576278" w:rsidRPr="000156EE">
                <w:rPr>
                  <w:rFonts w:ascii="Times New Roman" w:eastAsia="Times New Roman" w:hAnsi="Times New Roman" w:cs="Times New Roman"/>
                  <w:color w:val="0645AD"/>
                  <w:sz w:val="20"/>
                  <w:u w:val="single"/>
                </w:rPr>
                <w:t>Shanghai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19" w:tooltip="Shanghai" w:history="1">
              <w:r w:rsidR="00576278" w:rsidRPr="000156EE">
                <w:rPr>
                  <w:rFonts w:ascii="Times New Roman" w:eastAsia="Times New Roman" w:hAnsi="Times New Roman" w:cs="Times New Roman"/>
                  <w:color w:val="0645AD"/>
                  <w:sz w:val="20"/>
                  <w:u w:val="single"/>
                </w:rPr>
                <w:t>Shanghai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2,717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4,496</w:t>
            </w:r>
          </w:p>
        </w:tc>
      </w:tr>
      <w:tr w:rsidR="00576278" w:rsidRPr="000156EE" w:rsidTr="007E2158">
        <w:trPr>
          <w:trHeight w:val="94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42875"/>
                  <wp:effectExtent l="19050" t="0" r="0" b="0"/>
                  <wp:docPr id="74" name="Picture 8" descr="http://upload.wikimedia.org/wikipedia/commons/thumb/5/5b/Flag_of_Hong_Kong.svg/22px-Flag_of_Hong_Ko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5/5b/Flag_of_Hong_Kong.svg/22px-Flag_of_Hong_Kong.svg.png"/>
                          <pic:cNvPicPr>
                            <a:picLocks noChangeAspect="1" noChangeArrowheads="1"/>
                          </pic:cNvPicPr>
                        </pic:nvPicPr>
                        <pic:blipFill>
                          <a:blip r:embed="rId120"/>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21" w:tooltip="Hong Kong" w:history="1">
              <w:r w:rsidRPr="000156EE">
                <w:rPr>
                  <w:rFonts w:ascii="Times New Roman" w:eastAsia="Times New Roman" w:hAnsi="Times New Roman" w:cs="Times New Roman"/>
                  <w:color w:val="0645AD"/>
                  <w:sz w:val="20"/>
                  <w:u w:val="single"/>
                </w:rPr>
                <w:t>Hong Kong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22" w:tooltip="Hong Kong Stock Exchange" w:history="1">
              <w:r w:rsidR="00576278" w:rsidRPr="000156EE">
                <w:rPr>
                  <w:rFonts w:ascii="Times New Roman" w:eastAsia="Times New Roman" w:hAnsi="Times New Roman" w:cs="Times New Roman"/>
                  <w:color w:val="0645AD"/>
                  <w:sz w:val="20"/>
                  <w:u w:val="single"/>
                </w:rPr>
                <w:t>Hong Kong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23" w:tooltip="Hong Kong" w:history="1">
              <w:r w:rsidR="00576278" w:rsidRPr="000156EE">
                <w:rPr>
                  <w:rFonts w:ascii="Times New Roman" w:eastAsia="Times New Roman" w:hAnsi="Times New Roman" w:cs="Times New Roman"/>
                  <w:color w:val="0645AD"/>
                  <w:sz w:val="20"/>
                  <w:u w:val="single"/>
                </w:rPr>
                <w:t>Hong Kong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2,711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1,496</w:t>
            </w:r>
          </w:p>
        </w:tc>
      </w:tr>
      <w:tr w:rsidR="00576278" w:rsidRPr="000156EE" w:rsidTr="007E2158">
        <w:trPr>
          <w:trHeight w:val="71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04775"/>
                  <wp:effectExtent l="19050" t="0" r="0" b="0"/>
                  <wp:docPr id="75" name="Picture 9" descr="http://upload.wikimedia.org/wikipedia/en/thumb/c/cf/Flag_of_Canada.svg/22px-Flag_of_Cana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en/thumb/c/cf/Flag_of_Canada.svg/22px-Flag_of_Canada.svg.png"/>
                          <pic:cNvPicPr>
                            <a:picLocks noChangeAspect="1" noChangeArrowheads="1"/>
                          </pic:cNvPicPr>
                        </pic:nvPicPr>
                        <pic:blipFill>
                          <a:blip r:embed="rId124"/>
                          <a:srcRect/>
                          <a:stretch>
                            <a:fillRect/>
                          </a:stretch>
                        </pic:blipFill>
                        <pic:spPr bwMode="auto">
                          <a:xfrm>
                            <a:off x="0" y="0"/>
                            <a:ext cx="209550" cy="1047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25" w:tooltip="Canada" w:history="1">
              <w:r w:rsidRPr="000156EE">
                <w:rPr>
                  <w:rFonts w:ascii="Times New Roman" w:eastAsia="Times New Roman" w:hAnsi="Times New Roman" w:cs="Times New Roman"/>
                  <w:color w:val="0645AD"/>
                  <w:sz w:val="20"/>
                  <w:u w:val="single"/>
                </w:rPr>
                <w:t>Canada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26" w:tooltip="Toronto Stock Exchange" w:history="1">
              <w:r w:rsidR="00576278" w:rsidRPr="000156EE">
                <w:rPr>
                  <w:rFonts w:ascii="Times New Roman" w:eastAsia="Times New Roman" w:hAnsi="Times New Roman" w:cs="Times New Roman"/>
                  <w:color w:val="0645AD"/>
                  <w:sz w:val="20"/>
                  <w:u w:val="single"/>
                </w:rPr>
                <w:t>Toronto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27" w:tooltip="Toronto" w:history="1">
              <w:r w:rsidR="00576278" w:rsidRPr="000156EE">
                <w:rPr>
                  <w:rFonts w:ascii="Times New Roman" w:eastAsia="Times New Roman" w:hAnsi="Times New Roman" w:cs="Times New Roman"/>
                  <w:color w:val="0645AD"/>
                  <w:sz w:val="20"/>
                  <w:u w:val="single"/>
                </w:rPr>
                <w:t>Toronto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2,170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1,368</w:t>
            </w:r>
          </w:p>
        </w:tc>
      </w:tr>
      <w:tr w:rsidR="00576278" w:rsidRPr="000156EE" w:rsidTr="007E2158">
        <w:trPr>
          <w:trHeight w:val="110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209550" cy="142875"/>
                  <wp:effectExtent l="19050" t="0" r="0" b="0"/>
                  <wp:docPr id="76" name="Picture 10" descr="http://upload.wikimedia.org/wikipedia/en/thumb/4/41/Flag_of_India.svg/22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thumb/4/41/Flag_of_India.svg/22px-Flag_of_India.svg.png"/>
                          <pic:cNvPicPr>
                            <a:picLocks noChangeAspect="1" noChangeArrowheads="1"/>
                          </pic:cNvPicPr>
                        </pic:nvPicPr>
                        <pic:blipFill>
                          <a:blip r:embed="rId128"/>
                          <a:srcRect/>
                          <a:stretch>
                            <a:fillRect/>
                          </a:stretch>
                        </pic:blipFill>
                        <pic:spPr bwMode="auto">
                          <a:xfrm>
                            <a:off x="0" y="0"/>
                            <a:ext cx="209550" cy="142875"/>
                          </a:xfrm>
                          <a:prstGeom prst="rect">
                            <a:avLst/>
                          </a:prstGeom>
                          <a:noFill/>
                          <a:ln w="9525">
                            <a:noFill/>
                            <a:miter lim="800000"/>
                            <a:headEnd/>
                            <a:tailEnd/>
                          </a:ln>
                        </pic:spPr>
                      </pic:pic>
                    </a:graphicData>
                  </a:graphic>
                </wp:inline>
              </w:drawing>
            </w:r>
            <w:r w:rsidRPr="000156EE">
              <w:rPr>
                <w:rFonts w:ascii="Times New Roman" w:eastAsia="Times New Roman" w:hAnsi="Times New Roman" w:cs="Times New Roman"/>
                <w:color w:val="000000"/>
                <w:sz w:val="20"/>
              </w:rPr>
              <w:t> </w:t>
            </w:r>
            <w:hyperlink r:id="rId129" w:tooltip="India" w:history="1">
              <w:r w:rsidRPr="000156EE">
                <w:rPr>
                  <w:rFonts w:ascii="Times New Roman" w:eastAsia="Times New Roman" w:hAnsi="Times New Roman" w:cs="Times New Roman"/>
                  <w:color w:val="0645AD"/>
                  <w:sz w:val="20"/>
                  <w:u w:val="single"/>
                </w:rPr>
                <w:t>India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30" w:tooltip="Bombay Stock Exchange" w:history="1">
              <w:r w:rsidR="00576278" w:rsidRPr="000156EE">
                <w:rPr>
                  <w:rFonts w:ascii="Times New Roman" w:eastAsia="Times New Roman" w:hAnsi="Times New Roman" w:cs="Times New Roman"/>
                  <w:color w:val="0645AD"/>
                  <w:sz w:val="20"/>
                  <w:u w:val="single"/>
                </w:rPr>
                <w:t>Bombay Stock Exchange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D80D73" w:rsidP="007E2158">
            <w:pPr>
              <w:spacing w:before="240" w:after="240" w:line="240" w:lineRule="auto"/>
              <w:rPr>
                <w:rFonts w:ascii="Times New Roman" w:eastAsia="Times New Roman" w:hAnsi="Times New Roman" w:cs="Times New Roman"/>
                <w:color w:val="000000"/>
                <w:sz w:val="20"/>
                <w:szCs w:val="20"/>
              </w:rPr>
            </w:pPr>
            <w:hyperlink r:id="rId131" w:tooltip="Mumbai" w:history="1">
              <w:r w:rsidR="00576278" w:rsidRPr="000156EE">
                <w:rPr>
                  <w:rFonts w:ascii="Times New Roman" w:eastAsia="Times New Roman" w:hAnsi="Times New Roman" w:cs="Times New Roman"/>
                  <w:color w:val="0645AD"/>
                  <w:sz w:val="20"/>
                  <w:u w:val="single"/>
                </w:rPr>
                <w:t>Mumbai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1,631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6278" w:rsidRPr="000156EE" w:rsidRDefault="00576278" w:rsidP="007E2158">
            <w:pPr>
              <w:spacing w:before="240" w:after="240" w:line="240" w:lineRule="auto"/>
              <w:jc w:val="right"/>
              <w:rPr>
                <w:rFonts w:ascii="Times New Roman" w:eastAsia="Times New Roman" w:hAnsi="Times New Roman" w:cs="Times New Roman"/>
                <w:color w:val="000000"/>
                <w:sz w:val="20"/>
                <w:szCs w:val="20"/>
              </w:rPr>
            </w:pPr>
            <w:r w:rsidRPr="000156EE">
              <w:rPr>
                <w:rFonts w:ascii="Times New Roman" w:eastAsia="Times New Roman" w:hAnsi="Times New Roman" w:cs="Times New Roman"/>
                <w:color w:val="000000"/>
                <w:sz w:val="20"/>
                <w:szCs w:val="20"/>
              </w:rPr>
              <w:t>25</w:t>
            </w:r>
          </w:p>
        </w:tc>
      </w:tr>
    </w:tbl>
    <w:p w:rsidR="006D642A" w:rsidRDefault="006D642A" w:rsidP="006D642A">
      <w:pPr>
        <w:spacing w:before="96" w:after="120" w:line="360" w:lineRule="atLeast"/>
        <w:rPr>
          <w:rFonts w:ascii="Arial" w:eastAsia="Times New Roman" w:hAnsi="Arial" w:cs="Arial"/>
          <w:color w:val="000000"/>
          <w:sz w:val="40"/>
          <w:szCs w:val="40"/>
        </w:rPr>
      </w:pPr>
    </w:p>
    <w:p w:rsidR="00AF46C7" w:rsidRDefault="00AF46C7" w:rsidP="00465FE6">
      <w:pPr>
        <w:spacing w:after="120" w:line="285" w:lineRule="atLeast"/>
        <w:rPr>
          <w:rFonts w:ascii="Arial" w:eastAsia="Times New Roman" w:hAnsi="Arial" w:cs="Arial"/>
          <w:color w:val="000000"/>
          <w:sz w:val="40"/>
          <w:szCs w:val="40"/>
        </w:rPr>
      </w:pPr>
    </w:p>
    <w:p w:rsidR="00E95EDB" w:rsidRPr="007C1053" w:rsidRDefault="00AF46C7" w:rsidP="00465FE6">
      <w:pPr>
        <w:spacing w:after="120" w:line="285" w:lineRule="atLeast"/>
        <w:rPr>
          <w:rFonts w:ascii="Times New Roman" w:hAnsi="Times New Roman"/>
          <w:color w:val="000000" w:themeColor="text1"/>
          <w:sz w:val="28"/>
          <w:szCs w:val="40"/>
        </w:rPr>
      </w:pPr>
      <w:r>
        <w:rPr>
          <w:rFonts w:ascii="Arial" w:eastAsia="Times New Roman" w:hAnsi="Arial" w:cs="Arial"/>
          <w:color w:val="000000"/>
          <w:sz w:val="40"/>
          <w:szCs w:val="40"/>
        </w:rPr>
        <w:lastRenderedPageBreak/>
        <w:t xml:space="preserve">                                </w:t>
      </w:r>
      <w:r w:rsidR="007C1053" w:rsidRPr="007C1053">
        <w:rPr>
          <w:rFonts w:ascii="Times New Roman" w:eastAsia="Times New Roman" w:hAnsi="Times New Roman" w:cs="Arial"/>
          <w:color w:val="333333"/>
          <w:sz w:val="28"/>
          <w:szCs w:val="27"/>
        </w:rPr>
        <w:t xml:space="preserve">  </w:t>
      </w:r>
      <w:r w:rsidR="00465FE6" w:rsidRPr="007C1053">
        <w:rPr>
          <w:rFonts w:ascii="Times New Roman" w:hAnsi="Times New Roman"/>
          <w:color w:val="000000" w:themeColor="text1"/>
          <w:sz w:val="28"/>
          <w:szCs w:val="40"/>
        </w:rPr>
        <w:t xml:space="preserve"> </w:t>
      </w:r>
      <w:r w:rsidR="00465FE6" w:rsidRPr="007C1053">
        <w:rPr>
          <w:rFonts w:ascii="Times New Roman" w:hAnsi="Times New Roman"/>
          <w:b/>
          <w:color w:val="000000" w:themeColor="text1"/>
          <w:sz w:val="28"/>
          <w:szCs w:val="40"/>
        </w:rPr>
        <w:t xml:space="preserve">INDUSTRY </w:t>
      </w:r>
    </w:p>
    <w:p w:rsidR="00E95EDB" w:rsidRDefault="00E95EDB" w:rsidP="00E95EDB">
      <w:pPr>
        <w:pStyle w:val="NormalWeb"/>
      </w:pPr>
      <w:r>
        <w:t>Despite an overall stagnation on the economy for nearly two decades, Japan’s industries are still among the most highly advanced and innovative in the world. Japanese manufacturing products, particularly in electronics and automobiles, are the world leaders in both production and technological advancements in their respective fields.</w:t>
      </w:r>
    </w:p>
    <w:p w:rsidR="00E95EDB" w:rsidRDefault="00E95EDB" w:rsidP="00E95EDB">
      <w:pPr>
        <w:pStyle w:val="NormalWeb"/>
      </w:pPr>
      <w:r>
        <w:rPr>
          <w:rStyle w:val="Strong"/>
        </w:rPr>
        <w:t>In 2010, Industry was responsible for 23 percent of Japan's GDP</w:t>
      </w:r>
      <w:r>
        <w:t>.</w:t>
      </w:r>
    </w:p>
    <w:p w:rsidR="00E95EDB" w:rsidRDefault="00E95EDB" w:rsidP="00E95EDB">
      <w:pPr>
        <w:pStyle w:val="NormalWeb"/>
      </w:pPr>
      <w:r>
        <w:t xml:space="preserve">Japan’s automobile industry produces the second largest amount of vehicles in the world behind China. However, Japanese automobile companies remain among the most valuable and technologically advanced in the world. </w:t>
      </w:r>
    </w:p>
    <w:p w:rsidR="00FF48A6" w:rsidRPr="00E72422" w:rsidRDefault="00FF48A6" w:rsidP="00E95EDB">
      <w:pPr>
        <w:pStyle w:val="NormalWeb"/>
        <w:rPr>
          <w:rStyle w:val="Strong"/>
          <w:b w:val="0"/>
          <w:bCs w:val="0"/>
        </w:rPr>
      </w:pPr>
      <w:r>
        <w:rPr>
          <w:rStyle w:val="Strong"/>
        </w:rPr>
        <w:t>Japan is home to six of the top twenty largest ve</w:t>
      </w:r>
      <w:r w:rsidR="00E72422">
        <w:rPr>
          <w:rStyle w:val="Strong"/>
        </w:rPr>
        <w:t xml:space="preserve">hicle manufacturers in the WORLD.   </w:t>
      </w:r>
      <w:r w:rsidR="00E72422">
        <w:rPr>
          <w:b/>
          <w:bCs/>
          <w:noProof/>
          <w:lang w:val="en-US"/>
        </w:rPr>
        <w:t xml:space="preserve"> </w:t>
      </w:r>
      <w:r w:rsidR="00E72422">
        <w:rPr>
          <w:b/>
          <w:bCs/>
          <w:noProof/>
          <w:lang w:val="en-US"/>
        </w:rPr>
        <w:drawing>
          <wp:inline distT="0" distB="0" distL="0" distR="0">
            <wp:extent cx="1266825" cy="1295399"/>
            <wp:effectExtent l="19050" t="0" r="9525" b="0"/>
            <wp:docPr id="18" name="Picture 17" descr="Toyo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Logo.jpg"/>
                    <pic:cNvPicPr/>
                  </pic:nvPicPr>
                  <pic:blipFill>
                    <a:blip r:embed="rId132"/>
                    <a:stretch>
                      <a:fillRect/>
                    </a:stretch>
                  </pic:blipFill>
                  <pic:spPr>
                    <a:xfrm>
                      <a:off x="0" y="0"/>
                      <a:ext cx="1267879" cy="1296477"/>
                    </a:xfrm>
                    <a:prstGeom prst="rect">
                      <a:avLst/>
                    </a:prstGeom>
                  </pic:spPr>
                </pic:pic>
              </a:graphicData>
            </a:graphic>
          </wp:inline>
        </w:drawing>
      </w:r>
      <w:r w:rsidR="00E72422">
        <w:rPr>
          <w:b/>
          <w:bCs/>
          <w:noProof/>
          <w:lang w:val="en-US"/>
        </w:rPr>
        <w:t xml:space="preserve">  </w:t>
      </w:r>
      <w:r w:rsidR="00465FE6">
        <w:rPr>
          <w:b/>
          <w:bCs/>
          <w:noProof/>
          <w:lang w:val="en-US"/>
        </w:rPr>
        <w:t xml:space="preserve">                  </w:t>
      </w:r>
      <w:r w:rsidR="00E72422">
        <w:rPr>
          <w:b/>
          <w:bCs/>
          <w:noProof/>
          <w:lang w:val="en-US"/>
        </w:rPr>
        <w:t xml:space="preserve"> </w:t>
      </w:r>
      <w:r w:rsidR="003D5D23">
        <w:rPr>
          <w:b/>
          <w:bCs/>
          <w:noProof/>
          <w:lang w:val="en-US"/>
        </w:rPr>
        <w:drawing>
          <wp:inline distT="0" distB="0" distL="0" distR="0">
            <wp:extent cx="1295400" cy="1076325"/>
            <wp:effectExtent l="19050" t="0" r="0" b="0"/>
            <wp:docPr id="17" name="Picture 16" descr="logo-renault-nis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enault-nissan.jpg"/>
                    <pic:cNvPicPr/>
                  </pic:nvPicPr>
                  <pic:blipFill>
                    <a:blip r:embed="rId133"/>
                    <a:stretch>
                      <a:fillRect/>
                    </a:stretch>
                  </pic:blipFill>
                  <pic:spPr>
                    <a:xfrm>
                      <a:off x="0" y="0"/>
                      <a:ext cx="1295400" cy="1076325"/>
                    </a:xfrm>
                    <a:prstGeom prst="rect">
                      <a:avLst/>
                    </a:prstGeom>
                  </pic:spPr>
                </pic:pic>
              </a:graphicData>
            </a:graphic>
          </wp:inline>
        </w:drawing>
      </w:r>
      <w:r w:rsidR="00E72422">
        <w:rPr>
          <w:noProof/>
          <w:lang w:val="en-US"/>
        </w:rPr>
        <w:t xml:space="preserve">  </w:t>
      </w:r>
      <w:r w:rsidR="00465FE6">
        <w:rPr>
          <w:noProof/>
          <w:lang w:val="en-US"/>
        </w:rPr>
        <w:t xml:space="preserve">                </w:t>
      </w:r>
      <w:r w:rsidR="00E72422">
        <w:rPr>
          <w:noProof/>
          <w:lang w:val="en-US"/>
        </w:rPr>
        <w:t xml:space="preserve"> </w:t>
      </w:r>
      <w:r w:rsidR="00E72422">
        <w:rPr>
          <w:noProof/>
          <w:lang w:val="en-US"/>
        </w:rPr>
        <w:drawing>
          <wp:inline distT="0" distB="0" distL="0" distR="0">
            <wp:extent cx="1466850" cy="1303177"/>
            <wp:effectExtent l="19050" t="0" r="0" b="0"/>
            <wp:docPr id="20" name="Picture 19" descr="Hond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da-Logo.jpg"/>
                    <pic:cNvPicPr/>
                  </pic:nvPicPr>
                  <pic:blipFill>
                    <a:blip r:embed="rId134" cstate="print"/>
                    <a:stretch>
                      <a:fillRect/>
                    </a:stretch>
                  </pic:blipFill>
                  <pic:spPr>
                    <a:xfrm>
                      <a:off x="0" y="0"/>
                      <a:ext cx="1470762" cy="1306652"/>
                    </a:xfrm>
                    <a:prstGeom prst="rect">
                      <a:avLst/>
                    </a:prstGeom>
                  </pic:spPr>
                </pic:pic>
              </a:graphicData>
            </a:graphic>
          </wp:inline>
        </w:drawing>
      </w:r>
    </w:p>
    <w:p w:rsidR="00465FE6" w:rsidRDefault="00D26D22" w:rsidP="00E95EDB">
      <w:pPr>
        <w:pStyle w:val="NormalWeb"/>
        <w:rPr>
          <w:noProof/>
          <w:lang w:val="en-US"/>
        </w:rPr>
      </w:pPr>
      <w:r>
        <w:rPr>
          <w:b/>
          <w:bCs/>
          <w:noProof/>
          <w:lang w:val="en-US"/>
        </w:rPr>
        <w:drawing>
          <wp:inline distT="0" distB="0" distL="0" distR="0">
            <wp:extent cx="1266825" cy="952500"/>
            <wp:effectExtent l="19050" t="0" r="9525" b="0"/>
            <wp:docPr id="22" name="Picture 21" descr="Mazda-logo.jpg0efae751-041e-4576-9bc3-008a300447e6L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da-logo.jpg0efae751-041e-4576-9bc3-008a300447e6Larger.jpg"/>
                    <pic:cNvPicPr/>
                  </pic:nvPicPr>
                  <pic:blipFill>
                    <a:blip r:embed="rId135"/>
                    <a:stretch>
                      <a:fillRect/>
                    </a:stretch>
                  </pic:blipFill>
                  <pic:spPr>
                    <a:xfrm>
                      <a:off x="0" y="0"/>
                      <a:ext cx="1266825" cy="952500"/>
                    </a:xfrm>
                    <a:prstGeom prst="rect">
                      <a:avLst/>
                    </a:prstGeom>
                  </pic:spPr>
                </pic:pic>
              </a:graphicData>
            </a:graphic>
          </wp:inline>
        </w:drawing>
      </w:r>
      <w:r w:rsidR="004F6BD6">
        <w:rPr>
          <w:rStyle w:val="Strong"/>
        </w:rPr>
        <w:t xml:space="preserve">   </w:t>
      </w:r>
      <w:r w:rsidR="00465FE6">
        <w:rPr>
          <w:rStyle w:val="Strong"/>
        </w:rPr>
        <w:t xml:space="preserve">      </w:t>
      </w:r>
      <w:r w:rsidR="004F6BD6">
        <w:rPr>
          <w:rStyle w:val="Strong"/>
        </w:rPr>
        <w:t xml:space="preserve"> </w:t>
      </w:r>
      <w:r w:rsidR="00465FE6">
        <w:rPr>
          <w:rStyle w:val="Strong"/>
        </w:rPr>
        <w:t xml:space="preserve">               </w:t>
      </w:r>
      <w:r w:rsidR="004F6BD6">
        <w:rPr>
          <w:b/>
          <w:bCs/>
          <w:noProof/>
          <w:lang w:val="en-US"/>
        </w:rPr>
        <w:drawing>
          <wp:inline distT="0" distB="0" distL="0" distR="0">
            <wp:extent cx="1066800" cy="1000125"/>
            <wp:effectExtent l="19050" t="0" r="0" b="0"/>
            <wp:docPr id="23" name="Picture 22" descr="logo mitsubi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tsubishi.jpg"/>
                    <pic:cNvPicPr/>
                  </pic:nvPicPr>
                  <pic:blipFill>
                    <a:blip r:embed="rId136" cstate="print"/>
                    <a:stretch>
                      <a:fillRect/>
                    </a:stretch>
                  </pic:blipFill>
                  <pic:spPr>
                    <a:xfrm>
                      <a:off x="0" y="0"/>
                      <a:ext cx="1067233" cy="1000531"/>
                    </a:xfrm>
                    <a:prstGeom prst="rect">
                      <a:avLst/>
                    </a:prstGeom>
                  </pic:spPr>
                </pic:pic>
              </a:graphicData>
            </a:graphic>
          </wp:inline>
        </w:drawing>
      </w:r>
      <w:r w:rsidR="00465FE6" w:rsidRPr="00465FE6">
        <w:rPr>
          <w:noProof/>
          <w:lang w:val="en-US"/>
        </w:rPr>
        <w:t xml:space="preserve"> </w:t>
      </w:r>
      <w:r w:rsidR="00465FE6">
        <w:rPr>
          <w:rStyle w:val="Strong"/>
        </w:rPr>
        <w:t xml:space="preserve">                        </w:t>
      </w:r>
      <w:r w:rsidR="00465FE6" w:rsidRPr="00465FE6">
        <w:rPr>
          <w:rStyle w:val="Strong"/>
          <w:noProof/>
          <w:lang w:val="en-US"/>
        </w:rPr>
        <w:drawing>
          <wp:inline distT="0" distB="0" distL="0" distR="0">
            <wp:extent cx="1181100" cy="1457325"/>
            <wp:effectExtent l="19050" t="0" r="0" b="0"/>
            <wp:docPr id="41" name="Picture 3" descr="panasonic-logo-300x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sonic-logo-300x230.jpg"/>
                    <pic:cNvPicPr/>
                  </pic:nvPicPr>
                  <pic:blipFill>
                    <a:blip r:embed="rId137"/>
                    <a:stretch>
                      <a:fillRect/>
                    </a:stretch>
                  </pic:blipFill>
                  <pic:spPr>
                    <a:xfrm>
                      <a:off x="0" y="0"/>
                      <a:ext cx="1181100" cy="1457325"/>
                    </a:xfrm>
                    <a:prstGeom prst="rect">
                      <a:avLst/>
                    </a:prstGeom>
                  </pic:spPr>
                </pic:pic>
              </a:graphicData>
            </a:graphic>
          </wp:inline>
        </w:drawing>
      </w:r>
      <w:r w:rsidR="00465FE6" w:rsidRPr="00465FE6">
        <w:rPr>
          <w:noProof/>
          <w:lang w:val="en-US"/>
        </w:rPr>
        <w:t xml:space="preserve"> </w:t>
      </w:r>
      <w:r w:rsidR="00465FE6">
        <w:rPr>
          <w:noProof/>
          <w:lang w:val="en-US"/>
        </w:rPr>
        <w:t xml:space="preserve">               </w:t>
      </w:r>
    </w:p>
    <w:p w:rsidR="00465FE6" w:rsidRDefault="00465FE6" w:rsidP="00E95EDB">
      <w:pPr>
        <w:pStyle w:val="NormalWeb"/>
        <w:rPr>
          <w:noProof/>
          <w:lang w:val="en-US"/>
        </w:rPr>
      </w:pPr>
    </w:p>
    <w:p w:rsidR="00465FE6" w:rsidRDefault="00465FE6" w:rsidP="00E95EDB">
      <w:pPr>
        <w:pStyle w:val="NormalWeb"/>
        <w:rPr>
          <w:noProof/>
          <w:lang w:val="en-US"/>
        </w:rPr>
      </w:pPr>
      <w:r w:rsidRPr="00465FE6">
        <w:rPr>
          <w:noProof/>
          <w:lang w:val="en-US"/>
        </w:rPr>
        <w:drawing>
          <wp:inline distT="0" distB="0" distL="0" distR="0">
            <wp:extent cx="1085850" cy="952500"/>
            <wp:effectExtent l="19050" t="0" r="0" b="0"/>
            <wp:docPr id="42" name="Picture 35" descr="fujitsu-logo-and-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jitsu-logo-and-water.jpg"/>
                    <pic:cNvPicPr/>
                  </pic:nvPicPr>
                  <pic:blipFill>
                    <a:blip r:embed="rId138"/>
                    <a:stretch>
                      <a:fillRect/>
                    </a:stretch>
                  </pic:blipFill>
                  <pic:spPr>
                    <a:xfrm>
                      <a:off x="0" y="0"/>
                      <a:ext cx="1085850" cy="952500"/>
                    </a:xfrm>
                    <a:prstGeom prst="rect">
                      <a:avLst/>
                    </a:prstGeom>
                  </pic:spPr>
                </pic:pic>
              </a:graphicData>
            </a:graphic>
          </wp:inline>
        </w:drawing>
      </w:r>
      <w:r w:rsidRPr="00465FE6">
        <w:rPr>
          <w:noProof/>
          <w:lang w:val="en-US"/>
        </w:rPr>
        <w:t xml:space="preserve"> </w:t>
      </w:r>
      <w:r>
        <w:rPr>
          <w:noProof/>
          <w:lang w:val="en-US"/>
        </w:rPr>
        <w:t xml:space="preserve">                            </w:t>
      </w:r>
      <w:r w:rsidRPr="00465FE6">
        <w:rPr>
          <w:noProof/>
          <w:lang w:val="en-US"/>
        </w:rPr>
        <w:drawing>
          <wp:inline distT="0" distB="0" distL="0" distR="0">
            <wp:extent cx="1133475" cy="1133475"/>
            <wp:effectExtent l="19050" t="0" r="9525" b="0"/>
            <wp:docPr id="44" name="Picture 34" descr="can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n-logo.jpg"/>
                    <pic:cNvPicPr/>
                  </pic:nvPicPr>
                  <pic:blipFill>
                    <a:blip r:embed="rId139"/>
                    <a:stretch>
                      <a:fillRect/>
                    </a:stretch>
                  </pic:blipFill>
                  <pic:spPr>
                    <a:xfrm>
                      <a:off x="0" y="0"/>
                      <a:ext cx="1133475" cy="1133475"/>
                    </a:xfrm>
                    <a:prstGeom prst="rect">
                      <a:avLst/>
                    </a:prstGeom>
                  </pic:spPr>
                </pic:pic>
              </a:graphicData>
            </a:graphic>
          </wp:inline>
        </w:drawing>
      </w:r>
      <w:r>
        <w:rPr>
          <w:noProof/>
          <w:lang w:val="en-US"/>
        </w:rPr>
        <w:t xml:space="preserve">                       </w:t>
      </w:r>
      <w:r w:rsidRPr="00465FE6">
        <w:rPr>
          <w:noProof/>
          <w:lang w:val="en-US"/>
        </w:rPr>
        <w:drawing>
          <wp:inline distT="0" distB="0" distL="0" distR="0">
            <wp:extent cx="1219200" cy="1228341"/>
            <wp:effectExtent l="19050" t="0" r="0" b="0"/>
            <wp:docPr id="48" name="Picture 20" descr="Suzuk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zuki-Logo.jpg"/>
                    <pic:cNvPicPr/>
                  </pic:nvPicPr>
                  <pic:blipFill>
                    <a:blip r:embed="rId140" cstate="print"/>
                    <a:stretch>
                      <a:fillRect/>
                    </a:stretch>
                  </pic:blipFill>
                  <pic:spPr>
                    <a:xfrm>
                      <a:off x="0" y="0"/>
                      <a:ext cx="1219610" cy="1228754"/>
                    </a:xfrm>
                    <a:prstGeom prst="rect">
                      <a:avLst/>
                    </a:prstGeom>
                  </pic:spPr>
                </pic:pic>
              </a:graphicData>
            </a:graphic>
          </wp:inline>
        </w:drawing>
      </w:r>
    </w:p>
    <w:p w:rsidR="00465FE6" w:rsidRDefault="00465FE6" w:rsidP="00E95EDB">
      <w:pPr>
        <w:pStyle w:val="NormalWeb"/>
        <w:rPr>
          <w:noProof/>
          <w:lang w:val="en-US"/>
        </w:rPr>
      </w:pPr>
      <w:r>
        <w:rPr>
          <w:noProof/>
          <w:lang w:val="en-US"/>
        </w:rPr>
        <w:lastRenderedPageBreak/>
        <w:t xml:space="preserve"> </w:t>
      </w:r>
      <w:r w:rsidRPr="00465FE6">
        <w:rPr>
          <w:noProof/>
          <w:lang w:val="en-US"/>
        </w:rPr>
        <w:drawing>
          <wp:inline distT="0" distB="0" distL="0" distR="0">
            <wp:extent cx="942975" cy="1133475"/>
            <wp:effectExtent l="19050" t="0" r="9525" b="0"/>
            <wp:docPr id="45" name="Picture 30" descr="Logo-Cas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asio.jpg"/>
                    <pic:cNvPicPr/>
                  </pic:nvPicPr>
                  <pic:blipFill>
                    <a:blip r:embed="rId141"/>
                    <a:stretch>
                      <a:fillRect/>
                    </a:stretch>
                  </pic:blipFill>
                  <pic:spPr>
                    <a:xfrm>
                      <a:off x="0" y="0"/>
                      <a:ext cx="942975" cy="1133475"/>
                    </a:xfrm>
                    <a:prstGeom prst="rect">
                      <a:avLst/>
                    </a:prstGeom>
                  </pic:spPr>
                </pic:pic>
              </a:graphicData>
            </a:graphic>
          </wp:inline>
        </w:drawing>
      </w:r>
      <w:r>
        <w:rPr>
          <w:noProof/>
          <w:lang w:val="en-US"/>
        </w:rPr>
        <w:t xml:space="preserve">                                 </w:t>
      </w:r>
      <w:r w:rsidRPr="00465FE6">
        <w:rPr>
          <w:noProof/>
          <w:lang w:val="en-US"/>
        </w:rPr>
        <w:drawing>
          <wp:inline distT="0" distB="0" distL="0" distR="0">
            <wp:extent cx="1171575" cy="1133475"/>
            <wp:effectExtent l="19050" t="0" r="9525" b="0"/>
            <wp:docPr id="46" name="Picture 11" descr="Nik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konLogo.jpg"/>
                    <pic:cNvPicPr/>
                  </pic:nvPicPr>
                  <pic:blipFill>
                    <a:blip r:embed="rId142"/>
                    <a:stretch>
                      <a:fillRect/>
                    </a:stretch>
                  </pic:blipFill>
                  <pic:spPr>
                    <a:xfrm>
                      <a:off x="0" y="0"/>
                      <a:ext cx="1171575" cy="1133475"/>
                    </a:xfrm>
                    <a:prstGeom prst="rect">
                      <a:avLst/>
                    </a:prstGeom>
                  </pic:spPr>
                </pic:pic>
              </a:graphicData>
            </a:graphic>
          </wp:inline>
        </w:drawing>
      </w:r>
      <w:r>
        <w:rPr>
          <w:noProof/>
          <w:lang w:val="en-US"/>
        </w:rPr>
        <w:t xml:space="preserve">                                   </w:t>
      </w:r>
      <w:r w:rsidRPr="00465FE6">
        <w:rPr>
          <w:noProof/>
          <w:lang w:val="en-US"/>
        </w:rPr>
        <w:drawing>
          <wp:inline distT="0" distB="0" distL="0" distR="0">
            <wp:extent cx="1123950" cy="1181100"/>
            <wp:effectExtent l="19050" t="0" r="0" b="0"/>
            <wp:docPr id="47" name="Picture 13" descr="th_Yamah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_Yamaha-Logo.gif"/>
                    <pic:cNvPicPr/>
                  </pic:nvPicPr>
                  <pic:blipFill>
                    <a:blip r:embed="rId143"/>
                    <a:stretch>
                      <a:fillRect/>
                    </a:stretch>
                  </pic:blipFill>
                  <pic:spPr>
                    <a:xfrm>
                      <a:off x="0" y="0"/>
                      <a:ext cx="1123950" cy="1181100"/>
                    </a:xfrm>
                    <a:prstGeom prst="rect">
                      <a:avLst/>
                    </a:prstGeom>
                  </pic:spPr>
                </pic:pic>
              </a:graphicData>
            </a:graphic>
          </wp:inline>
        </w:drawing>
      </w:r>
    </w:p>
    <w:p w:rsidR="00465FE6" w:rsidRDefault="00465FE6" w:rsidP="00E95EDB">
      <w:pPr>
        <w:pStyle w:val="NormalWeb"/>
        <w:rPr>
          <w:noProof/>
          <w:lang w:val="en-US"/>
        </w:rPr>
      </w:pPr>
    </w:p>
    <w:p w:rsidR="00465FE6" w:rsidRDefault="00465FE6" w:rsidP="00E95EDB">
      <w:pPr>
        <w:pStyle w:val="NormalWeb"/>
        <w:rPr>
          <w:rStyle w:val="Strong"/>
        </w:rPr>
      </w:pPr>
    </w:p>
    <w:p w:rsidR="00E95EDB" w:rsidRDefault="00E95EDB" w:rsidP="00E95EDB">
      <w:pPr>
        <w:pStyle w:val="NormalWeb"/>
      </w:pPr>
      <w:r>
        <w:t xml:space="preserve">The automobile industry also managed to register a massive </w:t>
      </w:r>
      <w:r w:rsidR="00465FE6">
        <w:t>10.5 percent growth in 2009, in</w:t>
      </w:r>
      <w:r>
        <w:t>spite of the global financial crisis.</w:t>
      </w:r>
    </w:p>
    <w:p w:rsidR="00E95EDB" w:rsidRPr="00465FE6" w:rsidRDefault="00465FE6" w:rsidP="00E95EDB">
      <w:pPr>
        <w:pStyle w:val="NormalWeb"/>
        <w:rPr>
          <w:noProof/>
          <w:lang w:val="en-US"/>
        </w:rPr>
      </w:pPr>
      <w:r>
        <w:rPr>
          <w:noProof/>
          <w:lang w:val="en-US"/>
        </w:rPr>
        <w:t xml:space="preserve">  </w:t>
      </w:r>
      <w:r w:rsidR="00E95EDB">
        <w:t xml:space="preserve"> Japanese electronic products are renowned for their innovation and quality. Backed by its high-tech industries and companies, J</w:t>
      </w:r>
      <w:r w:rsidR="00E95EDB">
        <w:rPr>
          <w:rStyle w:val="Strong"/>
        </w:rPr>
        <w:t>apan had the 8</w:t>
      </w:r>
      <w:r w:rsidR="00E95EDB">
        <w:rPr>
          <w:rStyle w:val="Strong"/>
          <w:vertAlign w:val="superscript"/>
        </w:rPr>
        <w:t>th</w:t>
      </w:r>
      <w:r w:rsidR="00E95EDB">
        <w:rPr>
          <w:rStyle w:val="Strong"/>
        </w:rPr>
        <w:t xml:space="preserve"> highest industrial production growth rate in the world for 2010 at 15.5 percent. Simultaneously, Japan’s industrial production growth rate was the highest among the G20 nations.</w:t>
      </w:r>
    </w:p>
    <w:p w:rsidR="00597647" w:rsidRDefault="00597647" w:rsidP="00E95EDB">
      <w:pPr>
        <w:pStyle w:val="NormalWeb"/>
        <w:rPr>
          <w:rStyle w:val="Strong"/>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B74A2B" w:rsidRDefault="00B74A2B" w:rsidP="00B74A2B">
      <w:pPr>
        <w:autoSpaceDE w:val="0"/>
        <w:autoSpaceDN w:val="0"/>
        <w:adjustRightInd w:val="0"/>
        <w:spacing w:after="0" w:line="240" w:lineRule="auto"/>
        <w:rPr>
          <w:rFonts w:ascii="Arial" w:hAnsi="Arial" w:cs="Arial"/>
          <w:sz w:val="24"/>
          <w:szCs w:val="24"/>
        </w:rPr>
      </w:pPr>
    </w:p>
    <w:p w:rsidR="00597647" w:rsidRDefault="00597647" w:rsidP="00E95EDB">
      <w:pPr>
        <w:pStyle w:val="NormalWeb"/>
        <w:rPr>
          <w:rFonts w:ascii="Arial" w:eastAsiaTheme="minorEastAsia" w:hAnsi="Arial" w:cs="Arial"/>
          <w:lang w:val="en-US"/>
        </w:rPr>
      </w:pPr>
    </w:p>
    <w:p w:rsidR="00B74A2B" w:rsidRDefault="00B74A2B" w:rsidP="00E95EDB">
      <w:pPr>
        <w:pStyle w:val="NormalWeb"/>
        <w:rPr>
          <w:b/>
        </w:rPr>
      </w:pPr>
      <w:r>
        <w:rPr>
          <w:rFonts w:ascii="Arial" w:eastAsiaTheme="minorEastAsia" w:hAnsi="Arial" w:cs="Arial"/>
          <w:lang w:val="en-US"/>
        </w:rPr>
        <w:t xml:space="preserve"> </w:t>
      </w:r>
    </w:p>
    <w:p w:rsidR="00B74A2B" w:rsidRDefault="00B74A2B" w:rsidP="00E95EDB">
      <w:pPr>
        <w:pStyle w:val="NormalWeb"/>
        <w:rPr>
          <w:b/>
        </w:rPr>
      </w:pPr>
      <w:r>
        <w:rPr>
          <w:b/>
        </w:rPr>
        <w:lastRenderedPageBreak/>
        <w:t xml:space="preserve">                               </w:t>
      </w:r>
      <w:r w:rsidRPr="00B74A2B">
        <w:rPr>
          <w:b/>
          <w:noProof/>
          <w:lang w:val="en-US"/>
        </w:rPr>
        <w:drawing>
          <wp:inline distT="0" distB="0" distL="0" distR="0">
            <wp:extent cx="5943600" cy="7086600"/>
            <wp:effectExtent l="19050" t="0" r="0" b="0"/>
            <wp:docPr id="1" name="Picture 1" descr="japan_ind_1971.jpg"/>
            <wp:cNvGraphicFramePr/>
            <a:graphic xmlns:a="http://schemas.openxmlformats.org/drawingml/2006/main">
              <a:graphicData uri="http://schemas.openxmlformats.org/drawingml/2006/picture">
                <pic:pic xmlns:pic="http://schemas.openxmlformats.org/drawingml/2006/picture">
                  <pic:nvPicPr>
                    <pic:cNvPr id="4" name="Content Placeholder 3" descr="japan_ind_1971.jpg"/>
                    <pic:cNvPicPr>
                      <a:picLocks noGrp="1" noChangeAspect="1"/>
                    </pic:cNvPicPr>
                  </pic:nvPicPr>
                  <pic:blipFill>
                    <a:blip r:embed="rId144"/>
                    <a:stretch>
                      <a:fillRect/>
                    </a:stretch>
                  </pic:blipFill>
                  <pic:spPr>
                    <a:xfrm>
                      <a:off x="0" y="0"/>
                      <a:ext cx="5943600" cy="7086600"/>
                    </a:xfrm>
                    <a:prstGeom prst="rect">
                      <a:avLst/>
                    </a:prstGeom>
                  </pic:spPr>
                </pic:pic>
              </a:graphicData>
            </a:graphic>
          </wp:inline>
        </w:drawing>
      </w:r>
      <w:r>
        <w:rPr>
          <w:b/>
        </w:rPr>
        <w:t xml:space="preserve">                         </w:t>
      </w:r>
    </w:p>
    <w:p w:rsidR="00B74A2B" w:rsidRDefault="00B74A2B" w:rsidP="00E95EDB">
      <w:pPr>
        <w:pStyle w:val="NormalWeb"/>
        <w:rPr>
          <w:b/>
        </w:rPr>
      </w:pPr>
    </w:p>
    <w:p w:rsidR="00B74A2B" w:rsidRDefault="00B74A2B" w:rsidP="00E95EDB">
      <w:pPr>
        <w:pStyle w:val="NormalWeb"/>
        <w:rPr>
          <w:b/>
        </w:rPr>
      </w:pPr>
    </w:p>
    <w:p w:rsidR="00465FE6" w:rsidRDefault="00B74A2B" w:rsidP="00E95EDB">
      <w:pPr>
        <w:pStyle w:val="NormalWeb"/>
      </w:pPr>
      <w:r>
        <w:rPr>
          <w:b/>
        </w:rPr>
        <w:lastRenderedPageBreak/>
        <w:t xml:space="preserve">                                                         </w:t>
      </w:r>
      <w:r w:rsidR="00465FE6" w:rsidRPr="00465FE6">
        <w:rPr>
          <w:b/>
        </w:rPr>
        <w:t>AGRICULTURE</w:t>
      </w:r>
      <w:r w:rsidR="00465FE6">
        <w:t>:</w:t>
      </w:r>
    </w:p>
    <w:p w:rsidR="00E95EDB" w:rsidRDefault="00E95EDB" w:rsidP="00E95EDB">
      <w:pPr>
        <w:pStyle w:val="NormalWeb"/>
      </w:pPr>
      <w:r>
        <w:t>Agriculture’s contribution to Japan’s economy is fairly small when compared to Industry and Services. In 2010, Agriculture made up only 1.1 percent of the nation’s GDP. Although its contribution appears minute, agriculture is still a highly important component of Japan’s economy and society.</w:t>
      </w:r>
    </w:p>
    <w:p w:rsidR="00E95EDB" w:rsidRDefault="00E95EDB" w:rsidP="00E95EDB">
      <w:pPr>
        <w:pStyle w:val="z-BottomofForm"/>
      </w:pPr>
      <w:r>
        <w:t>Bottom of Form</w:t>
      </w:r>
    </w:p>
    <w:p w:rsidR="00A66C21" w:rsidRDefault="00A66C21" w:rsidP="006532F3">
      <w:pPr>
        <w:spacing w:after="120" w:line="285" w:lineRule="atLeast"/>
        <w:rPr>
          <w:rFonts w:ascii="Arial" w:eastAsia="Times New Roman" w:hAnsi="Arial" w:cs="Arial"/>
          <w:b/>
          <w:iCs/>
          <w:color w:val="000000"/>
          <w:sz w:val="20"/>
          <w:szCs w:val="20"/>
        </w:rPr>
      </w:pP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 xml:space="preserve">Rice </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 xml:space="preserve">sugar </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Beets</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vegetables,</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fruit,</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Pork</w:t>
      </w:r>
    </w:p>
    <w:p w:rsidR="00610384" w:rsidRPr="00597647" w:rsidRDefault="00626978" w:rsidP="009D7089">
      <w:pPr>
        <w:numPr>
          <w:ilvl w:val="0"/>
          <w:numId w:val="8"/>
        </w:numPr>
        <w:spacing w:after="120" w:line="285" w:lineRule="atLeast"/>
        <w:rPr>
          <w:rFonts w:ascii="Arial" w:eastAsia="Times New Roman" w:hAnsi="Arial" w:cs="Arial"/>
          <w:b/>
          <w:iCs/>
          <w:color w:val="000000"/>
          <w:sz w:val="20"/>
          <w:szCs w:val="20"/>
        </w:rPr>
      </w:pPr>
      <w:r w:rsidRPr="00597647">
        <w:rPr>
          <w:rFonts w:ascii="Arial" w:eastAsia="Times New Roman" w:hAnsi="Arial" w:cs="Arial"/>
          <w:b/>
          <w:iCs/>
          <w:color w:val="000000"/>
          <w:sz w:val="20"/>
          <w:szCs w:val="20"/>
        </w:rPr>
        <w:t xml:space="preserve"> fish </w:t>
      </w:r>
    </w:p>
    <w:p w:rsidR="00A66C21" w:rsidRDefault="00A66C21" w:rsidP="006532F3">
      <w:pPr>
        <w:spacing w:after="120" w:line="285" w:lineRule="atLeast"/>
        <w:rPr>
          <w:rFonts w:ascii="Arial" w:eastAsia="Times New Roman" w:hAnsi="Arial" w:cs="Arial"/>
          <w:b/>
          <w:iCs/>
          <w:color w:val="000000"/>
          <w:sz w:val="20"/>
          <w:szCs w:val="20"/>
        </w:rPr>
      </w:pPr>
    </w:p>
    <w:p w:rsidR="002F5271" w:rsidRPr="00B74A2B" w:rsidRDefault="002A0C77" w:rsidP="00B74A2B">
      <w:pPr>
        <w:spacing w:after="120" w:line="285" w:lineRule="atLeast"/>
        <w:rPr>
          <w:rFonts w:ascii="Times New Roman" w:eastAsia="Times New Roman" w:hAnsi="Times New Roman" w:cs="Arial"/>
          <w:b/>
          <w:iCs/>
          <w:color w:val="000000"/>
          <w:sz w:val="24"/>
          <w:szCs w:val="20"/>
        </w:rPr>
      </w:pPr>
      <w:r>
        <w:rPr>
          <w:rFonts w:ascii="Times New Roman" w:eastAsia="Times New Roman" w:hAnsi="Times New Roman" w:cs="Arial"/>
          <w:b/>
          <w:iCs/>
          <w:color w:val="000000"/>
          <w:sz w:val="24"/>
          <w:szCs w:val="20"/>
        </w:rPr>
        <w:t xml:space="preserve">                                                    </w:t>
      </w:r>
      <w:r w:rsidR="00597647" w:rsidRPr="00597647">
        <w:rPr>
          <w:rFonts w:ascii="Times New Roman" w:eastAsia="Times New Roman" w:hAnsi="Times New Roman" w:cs="Arial"/>
          <w:b/>
          <w:iCs/>
          <w:noProof/>
          <w:color w:val="000000"/>
          <w:sz w:val="24"/>
          <w:szCs w:val="20"/>
        </w:rPr>
        <w:drawing>
          <wp:inline distT="0" distB="0" distL="0" distR="0">
            <wp:extent cx="5562600" cy="3886200"/>
            <wp:effectExtent l="19050" t="0" r="0" b="0"/>
            <wp:docPr id="161" name="Picture 32" descr="jpagric.gif"/>
            <wp:cNvGraphicFramePr/>
            <a:graphic xmlns:a="http://schemas.openxmlformats.org/drawingml/2006/main">
              <a:graphicData uri="http://schemas.openxmlformats.org/drawingml/2006/picture">
                <pic:pic xmlns:pic="http://schemas.openxmlformats.org/drawingml/2006/picture">
                  <pic:nvPicPr>
                    <pic:cNvPr id="4" name="Picture 3" descr="jpagric.gif"/>
                    <pic:cNvPicPr>
                      <a:picLocks noChangeAspect="1"/>
                    </pic:cNvPicPr>
                  </pic:nvPicPr>
                  <pic:blipFill>
                    <a:blip r:embed="rId145"/>
                    <a:stretch>
                      <a:fillRect/>
                    </a:stretch>
                  </pic:blipFill>
                  <pic:spPr>
                    <a:xfrm>
                      <a:off x="0" y="0"/>
                      <a:ext cx="5562600" cy="3886200"/>
                    </a:xfrm>
                    <a:prstGeom prst="rect">
                      <a:avLst/>
                    </a:prstGeom>
                  </pic:spPr>
                </pic:pic>
              </a:graphicData>
            </a:graphic>
          </wp:inline>
        </w:drawing>
      </w:r>
    </w:p>
    <w:p w:rsidR="002F5271" w:rsidRDefault="002F5271" w:rsidP="006532F3">
      <w:pPr>
        <w:spacing w:before="96" w:after="120" w:line="360" w:lineRule="atLeast"/>
        <w:rPr>
          <w:rFonts w:ascii="Times New Roman" w:eastAsia="Times New Roman" w:hAnsi="Times New Roman" w:cs="Arial"/>
          <w:b/>
          <w:color w:val="000000"/>
          <w:sz w:val="28"/>
          <w:szCs w:val="20"/>
        </w:rPr>
      </w:pPr>
    </w:p>
    <w:p w:rsidR="002F5271" w:rsidRDefault="002F5271" w:rsidP="006532F3">
      <w:pPr>
        <w:spacing w:before="96" w:after="120" w:line="360" w:lineRule="atLeast"/>
        <w:rPr>
          <w:rFonts w:ascii="Times New Roman" w:eastAsia="Times New Roman" w:hAnsi="Times New Roman" w:cs="Arial"/>
          <w:b/>
          <w:color w:val="000000"/>
          <w:sz w:val="28"/>
          <w:szCs w:val="20"/>
        </w:rPr>
      </w:pPr>
    </w:p>
    <w:p w:rsidR="00E477F7" w:rsidRPr="0018142A" w:rsidRDefault="00B74A2B" w:rsidP="006532F3">
      <w:pPr>
        <w:spacing w:before="96" w:after="120" w:line="360" w:lineRule="atLeast"/>
        <w:rPr>
          <w:rFonts w:ascii="Times New Roman" w:eastAsia="Times New Roman" w:hAnsi="Times New Roman" w:cs="Arial"/>
          <w:b/>
          <w:color w:val="000000"/>
          <w:sz w:val="28"/>
          <w:szCs w:val="20"/>
        </w:rPr>
      </w:pPr>
      <w:r>
        <w:rPr>
          <w:rFonts w:ascii="Times New Roman" w:eastAsia="Times New Roman" w:hAnsi="Times New Roman" w:cs="Arial"/>
          <w:b/>
          <w:color w:val="000000"/>
          <w:sz w:val="28"/>
          <w:szCs w:val="20"/>
        </w:rPr>
        <w:t xml:space="preserve">                                                       </w:t>
      </w:r>
      <w:r w:rsidR="00E477F7" w:rsidRPr="0018142A">
        <w:rPr>
          <w:rFonts w:ascii="Times New Roman" w:eastAsia="Times New Roman" w:hAnsi="Times New Roman" w:cs="Arial"/>
          <w:b/>
          <w:color w:val="000000"/>
          <w:sz w:val="28"/>
          <w:szCs w:val="20"/>
        </w:rPr>
        <w:t>R</w:t>
      </w:r>
      <w:r w:rsidR="0018142A">
        <w:rPr>
          <w:rFonts w:ascii="Times New Roman" w:eastAsia="Times New Roman" w:hAnsi="Times New Roman" w:cs="Arial"/>
          <w:b/>
          <w:color w:val="000000"/>
          <w:sz w:val="28"/>
          <w:szCs w:val="20"/>
        </w:rPr>
        <w:t>OADS</w:t>
      </w:r>
    </w:p>
    <w:p w:rsidR="00E45E0E" w:rsidRPr="002F5271" w:rsidRDefault="006532F3" w:rsidP="009D7089">
      <w:pPr>
        <w:pStyle w:val="ListParagraph"/>
        <w:numPr>
          <w:ilvl w:val="0"/>
          <w:numId w:val="15"/>
        </w:numPr>
        <w:spacing w:before="96" w:after="120" w:line="360" w:lineRule="atLeast"/>
        <w:rPr>
          <w:rFonts w:ascii="Times New Roman" w:eastAsia="Times New Roman" w:hAnsi="Times New Roman" w:cs="Arial"/>
          <w:color w:val="000000"/>
          <w:sz w:val="24"/>
          <w:szCs w:val="20"/>
        </w:rPr>
      </w:pPr>
      <w:r w:rsidRPr="002F5271">
        <w:rPr>
          <w:rFonts w:ascii="Times New Roman" w:eastAsia="Times New Roman" w:hAnsi="Times New Roman" w:cs="Arial"/>
          <w:color w:val="000000"/>
          <w:sz w:val="24"/>
          <w:szCs w:val="20"/>
        </w:rPr>
        <w:t>Japan's road spending has been extensive.</w:t>
      </w:r>
      <w:r w:rsidRPr="002F5271">
        <w:rPr>
          <w:rFonts w:ascii="Times New Roman" w:eastAsia="Times New Roman" w:hAnsi="Times New Roman" w:cs="Arial"/>
          <w:color w:val="000000"/>
          <w:sz w:val="24"/>
        </w:rPr>
        <w:t> </w:t>
      </w:r>
      <w:r w:rsidRPr="002F5271">
        <w:rPr>
          <w:rFonts w:ascii="Times New Roman" w:eastAsia="Times New Roman" w:hAnsi="Times New Roman" w:cs="Arial"/>
          <w:color w:val="000000"/>
          <w:sz w:val="24"/>
          <w:szCs w:val="20"/>
        </w:rPr>
        <w:t>Its 1.2 million kilometers of paved road are the main means of transportation</w:t>
      </w:r>
    </w:p>
    <w:p w:rsidR="0018142A" w:rsidRDefault="0018142A" w:rsidP="006532F3">
      <w:pPr>
        <w:spacing w:before="96" w:after="120" w:line="360" w:lineRule="atLeast"/>
        <w:rPr>
          <w:rFonts w:ascii="Times New Roman" w:eastAsia="Times New Roman" w:hAnsi="Times New Roman" w:cs="Arial"/>
          <w:color w:val="0645AD"/>
          <w:sz w:val="24"/>
          <w:u w:val="single"/>
          <w:vertAlign w:val="superscript"/>
        </w:rPr>
      </w:pPr>
    </w:p>
    <w:p w:rsidR="00E45E0E" w:rsidRPr="002F5271" w:rsidRDefault="006532F3" w:rsidP="009D7089">
      <w:pPr>
        <w:pStyle w:val="ListParagraph"/>
        <w:numPr>
          <w:ilvl w:val="0"/>
          <w:numId w:val="15"/>
        </w:numPr>
        <w:spacing w:before="96" w:after="120" w:line="360" w:lineRule="atLeast"/>
        <w:rPr>
          <w:rFonts w:ascii="Times New Roman" w:eastAsia="Times New Roman" w:hAnsi="Times New Roman" w:cs="Arial"/>
          <w:color w:val="000000"/>
          <w:sz w:val="24"/>
          <w:szCs w:val="20"/>
        </w:rPr>
      </w:pPr>
      <w:r w:rsidRPr="002F5271">
        <w:rPr>
          <w:rFonts w:ascii="Times New Roman" w:eastAsia="Times New Roman" w:hAnsi="Times New Roman" w:cs="Arial"/>
          <w:color w:val="000000"/>
          <w:sz w:val="24"/>
          <w:szCs w:val="20"/>
        </w:rPr>
        <w:t>A single network of high-speed, divided, limited-acces</w:t>
      </w:r>
      <w:r w:rsidR="0018142A" w:rsidRPr="002F5271">
        <w:rPr>
          <w:rFonts w:ascii="Times New Roman" w:eastAsia="Times New Roman" w:hAnsi="Times New Roman" w:cs="Arial"/>
          <w:color w:val="000000"/>
          <w:sz w:val="24"/>
          <w:szCs w:val="20"/>
        </w:rPr>
        <w:t xml:space="preserve">s toll roads </w:t>
      </w:r>
      <w:r w:rsidRPr="002F5271">
        <w:rPr>
          <w:rFonts w:ascii="Times New Roman" w:eastAsia="Times New Roman" w:hAnsi="Times New Roman" w:cs="Arial"/>
          <w:color w:val="000000"/>
          <w:sz w:val="24"/>
          <w:szCs w:val="20"/>
        </w:rPr>
        <w:t xml:space="preserve">connects major cities and is operated by toll-collecting enterprises. </w:t>
      </w:r>
    </w:p>
    <w:p w:rsidR="0018142A" w:rsidRDefault="0018142A" w:rsidP="006532F3">
      <w:pPr>
        <w:spacing w:before="96" w:after="120" w:line="360" w:lineRule="atLeast"/>
        <w:rPr>
          <w:rFonts w:ascii="Times New Roman" w:eastAsia="Times New Roman" w:hAnsi="Times New Roman" w:cs="Arial"/>
          <w:color w:val="000000"/>
          <w:sz w:val="24"/>
          <w:szCs w:val="20"/>
        </w:rPr>
      </w:pPr>
    </w:p>
    <w:p w:rsidR="005900A2" w:rsidRPr="002F5271" w:rsidRDefault="006532F3" w:rsidP="009D7089">
      <w:pPr>
        <w:pStyle w:val="ListParagraph"/>
        <w:numPr>
          <w:ilvl w:val="0"/>
          <w:numId w:val="15"/>
        </w:numPr>
        <w:spacing w:before="96" w:after="120" w:line="360" w:lineRule="atLeast"/>
        <w:rPr>
          <w:rFonts w:ascii="Times New Roman" w:eastAsia="Times New Roman" w:hAnsi="Times New Roman" w:cs="Arial"/>
          <w:color w:val="000000"/>
          <w:sz w:val="24"/>
          <w:szCs w:val="20"/>
        </w:rPr>
      </w:pPr>
      <w:r w:rsidRPr="002F5271">
        <w:rPr>
          <w:rFonts w:ascii="Times New Roman" w:eastAsia="Times New Roman" w:hAnsi="Times New Roman" w:cs="Arial"/>
          <w:color w:val="000000"/>
          <w:sz w:val="24"/>
          <w:szCs w:val="20"/>
        </w:rPr>
        <w:t>New and used cars are inexpensive; car ownership fees and fuel levies are used to promote ener</w:t>
      </w:r>
      <w:r w:rsidR="00E45E0E" w:rsidRPr="002F5271">
        <w:rPr>
          <w:rFonts w:ascii="Times New Roman" w:eastAsia="Times New Roman" w:hAnsi="Times New Roman" w:cs="Arial"/>
          <w:color w:val="000000"/>
          <w:sz w:val="24"/>
          <w:szCs w:val="20"/>
        </w:rPr>
        <w:t>gy efficiency</w:t>
      </w:r>
    </w:p>
    <w:p w:rsidR="0018142A" w:rsidRDefault="0018142A" w:rsidP="006532F3">
      <w:pPr>
        <w:spacing w:before="96" w:after="120" w:line="360" w:lineRule="atLeast"/>
        <w:rPr>
          <w:rFonts w:ascii="Times New Roman" w:eastAsia="Times New Roman" w:hAnsi="Times New Roman" w:cs="Arial"/>
          <w:color w:val="000000"/>
          <w:sz w:val="24"/>
          <w:szCs w:val="20"/>
        </w:rPr>
      </w:pPr>
    </w:p>
    <w:p w:rsidR="0018142A" w:rsidRPr="0018142A" w:rsidRDefault="0018142A" w:rsidP="006532F3">
      <w:pPr>
        <w:spacing w:before="96" w:after="120" w:line="360" w:lineRule="atLeast"/>
        <w:rPr>
          <w:rFonts w:ascii="Times New Roman" w:eastAsia="Times New Roman" w:hAnsi="Times New Roman" w:cs="Arial"/>
          <w:color w:val="000000"/>
          <w:sz w:val="24"/>
          <w:szCs w:val="20"/>
        </w:rPr>
      </w:pPr>
    </w:p>
    <w:p w:rsidR="005900A2" w:rsidRDefault="00E42873" w:rsidP="006532F3">
      <w:pPr>
        <w:spacing w:before="96" w:after="120" w:line="360" w:lineRule="atLeast"/>
      </w:pPr>
      <w:r w:rsidRPr="00E42873">
        <w:rPr>
          <w:noProof/>
        </w:rPr>
        <w:drawing>
          <wp:inline distT="0" distB="0" distL="0" distR="0">
            <wp:extent cx="5715000" cy="4486275"/>
            <wp:effectExtent l="19050" t="0" r="0" b="0"/>
            <wp:docPr id="82" name="Picture 80" descr="166264,xcitefun-brid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264,xcitefun-bridge-12.jpg"/>
                    <pic:cNvPicPr/>
                  </pic:nvPicPr>
                  <pic:blipFill>
                    <a:blip r:embed="rId146"/>
                    <a:stretch>
                      <a:fillRect/>
                    </a:stretch>
                  </pic:blipFill>
                  <pic:spPr>
                    <a:xfrm>
                      <a:off x="0" y="0"/>
                      <a:ext cx="5715000" cy="4486275"/>
                    </a:xfrm>
                    <a:prstGeom prst="rect">
                      <a:avLst/>
                    </a:prstGeom>
                  </pic:spPr>
                </pic:pic>
              </a:graphicData>
            </a:graphic>
          </wp:inline>
        </w:drawing>
      </w:r>
    </w:p>
    <w:p w:rsidR="00B74A2B" w:rsidRDefault="005900A2" w:rsidP="006532F3">
      <w:pPr>
        <w:spacing w:before="96" w:after="120" w:line="360" w:lineRule="atLeast"/>
        <w:rPr>
          <w:rFonts w:ascii="Times New Roman" w:hAnsi="Times New Roman"/>
          <w:b/>
          <w:sz w:val="24"/>
        </w:rPr>
      </w:pPr>
      <w:r w:rsidRPr="00E45E0E">
        <w:rPr>
          <w:rFonts w:ascii="Times New Roman" w:hAnsi="Times New Roman"/>
          <w:b/>
          <w:sz w:val="24"/>
        </w:rPr>
        <w:t xml:space="preserve">    </w:t>
      </w:r>
      <w:r w:rsidR="00E45E0E">
        <w:rPr>
          <w:rFonts w:ascii="Times New Roman" w:hAnsi="Times New Roman"/>
          <w:b/>
          <w:sz w:val="24"/>
        </w:rPr>
        <w:t xml:space="preserve">                                                         </w:t>
      </w:r>
    </w:p>
    <w:p w:rsidR="005900A2" w:rsidRDefault="00B74A2B" w:rsidP="006532F3">
      <w:pPr>
        <w:spacing w:before="96" w:after="120" w:line="360" w:lineRule="atLeast"/>
        <w:rPr>
          <w:rFonts w:ascii="Times New Roman" w:hAnsi="Times New Roman"/>
          <w:b/>
          <w:sz w:val="24"/>
        </w:rPr>
      </w:pPr>
      <w:r>
        <w:rPr>
          <w:rFonts w:ascii="Times New Roman" w:hAnsi="Times New Roman"/>
          <w:b/>
          <w:sz w:val="24"/>
        </w:rPr>
        <w:lastRenderedPageBreak/>
        <w:t xml:space="preserve">                                                                 </w:t>
      </w:r>
      <w:r w:rsidR="00E45E0E">
        <w:rPr>
          <w:rFonts w:ascii="Times New Roman" w:hAnsi="Times New Roman"/>
          <w:b/>
          <w:sz w:val="24"/>
        </w:rPr>
        <w:t xml:space="preserve"> </w:t>
      </w:r>
      <w:r w:rsidR="005900A2" w:rsidRPr="00E45E0E">
        <w:rPr>
          <w:rFonts w:ascii="Times New Roman" w:hAnsi="Times New Roman"/>
          <w:b/>
          <w:sz w:val="24"/>
        </w:rPr>
        <w:t>RAILWAYS</w:t>
      </w:r>
    </w:p>
    <w:p w:rsidR="0018142A" w:rsidRPr="00E45E0E" w:rsidRDefault="0018142A" w:rsidP="006532F3">
      <w:pPr>
        <w:spacing w:before="96" w:after="120" w:line="360" w:lineRule="atLeast"/>
        <w:rPr>
          <w:rFonts w:ascii="Times New Roman" w:hAnsi="Times New Roman"/>
          <w:b/>
          <w:sz w:val="24"/>
        </w:rPr>
      </w:pPr>
    </w:p>
    <w:p w:rsidR="005900A2" w:rsidRDefault="0018142A" w:rsidP="006532F3">
      <w:pPr>
        <w:spacing w:before="96" w:after="120" w:line="360" w:lineRule="atLeast"/>
        <w:rPr>
          <w:rFonts w:ascii="Times New Roman" w:eastAsia="Times New Roman" w:hAnsi="Times New Roman" w:cs="Arial"/>
          <w:color w:val="000000" w:themeColor="text1"/>
          <w:sz w:val="24"/>
        </w:rPr>
      </w:pPr>
      <w:r>
        <w:rPr>
          <w:rFonts w:ascii="Times New Roman" w:eastAsia="Times New Roman" w:hAnsi="Times New Roman" w:cs="Arial"/>
          <w:color w:val="000000" w:themeColor="text1"/>
          <w:sz w:val="24"/>
        </w:rPr>
        <w:t xml:space="preserve">            </w:t>
      </w:r>
      <w:r w:rsidR="005900A2">
        <w:rPr>
          <w:rFonts w:ascii="Times New Roman" w:eastAsia="Times New Roman" w:hAnsi="Times New Roman" w:cs="Arial"/>
          <w:noProof/>
          <w:color w:val="000000" w:themeColor="text1"/>
          <w:sz w:val="24"/>
        </w:rPr>
        <w:drawing>
          <wp:inline distT="0" distB="0" distL="0" distR="0">
            <wp:extent cx="4876800" cy="1828800"/>
            <wp:effectExtent l="19050" t="0" r="0" b="0"/>
            <wp:docPr id="79" name="Picture 78" descr="gn-200803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20080331-01.jpg"/>
                    <pic:cNvPicPr/>
                  </pic:nvPicPr>
                  <pic:blipFill>
                    <a:blip r:embed="rId147"/>
                    <a:stretch>
                      <a:fillRect/>
                    </a:stretch>
                  </pic:blipFill>
                  <pic:spPr>
                    <a:xfrm>
                      <a:off x="0" y="0"/>
                      <a:ext cx="4876800" cy="1828800"/>
                    </a:xfrm>
                    <a:prstGeom prst="rect">
                      <a:avLst/>
                    </a:prstGeom>
                  </pic:spPr>
                </pic:pic>
              </a:graphicData>
            </a:graphic>
          </wp:inline>
        </w:drawing>
      </w:r>
    </w:p>
    <w:p w:rsidR="0018142A" w:rsidRDefault="0018142A" w:rsidP="006532F3">
      <w:pPr>
        <w:spacing w:before="96" w:after="120" w:line="360" w:lineRule="atLeast"/>
        <w:rPr>
          <w:rFonts w:ascii="Times New Roman" w:eastAsia="Times New Roman" w:hAnsi="Times New Roman" w:cs="Arial"/>
          <w:color w:val="000000" w:themeColor="text1"/>
          <w:sz w:val="24"/>
        </w:rPr>
      </w:pPr>
      <w:r>
        <w:rPr>
          <w:rFonts w:ascii="Times New Roman" w:eastAsia="Times New Roman" w:hAnsi="Times New Roman" w:cs="Arial"/>
          <w:color w:val="000000" w:themeColor="text1"/>
          <w:sz w:val="24"/>
        </w:rPr>
        <w:t xml:space="preserve">   </w:t>
      </w:r>
    </w:p>
    <w:p w:rsidR="00E477F7" w:rsidRPr="00E45E0E" w:rsidRDefault="00E477F7" w:rsidP="006532F3">
      <w:pPr>
        <w:spacing w:before="96" w:after="120" w:line="360" w:lineRule="atLeast"/>
        <w:rPr>
          <w:rFonts w:ascii="Times New Roman" w:eastAsia="Times New Roman" w:hAnsi="Times New Roman" w:cs="Arial"/>
          <w:color w:val="000000"/>
          <w:sz w:val="24"/>
          <w:szCs w:val="20"/>
        </w:rPr>
      </w:pPr>
      <w:r w:rsidRPr="00E45E0E">
        <w:rPr>
          <w:rFonts w:ascii="Times New Roman" w:eastAsia="Times New Roman" w:hAnsi="Times New Roman" w:cs="Arial"/>
          <w:color w:val="000000" w:themeColor="text1"/>
          <w:sz w:val="24"/>
        </w:rPr>
        <w:t>Dozens of Japanese railway companies</w:t>
      </w:r>
      <w:r w:rsidRPr="00E45E0E">
        <w:rPr>
          <w:rFonts w:ascii="Times New Roman" w:eastAsia="Times New Roman" w:hAnsi="Times New Roman" w:cs="Arial"/>
          <w:color w:val="000000" w:themeColor="text1"/>
          <w:sz w:val="24"/>
          <w:u w:val="single"/>
        </w:rPr>
        <w:t xml:space="preserve"> </w:t>
      </w:r>
      <w:r w:rsidR="006532F3" w:rsidRPr="00E45E0E">
        <w:rPr>
          <w:rFonts w:ascii="Times New Roman" w:eastAsia="Times New Roman" w:hAnsi="Times New Roman" w:cs="Arial"/>
          <w:color w:val="000000" w:themeColor="text1"/>
          <w:sz w:val="24"/>
          <w:szCs w:val="20"/>
        </w:rPr>
        <w:t xml:space="preserve">compete </w:t>
      </w:r>
      <w:r w:rsidR="006532F3" w:rsidRPr="00E45E0E">
        <w:rPr>
          <w:rFonts w:ascii="Times New Roman" w:eastAsia="Times New Roman" w:hAnsi="Times New Roman" w:cs="Arial"/>
          <w:color w:val="000000"/>
          <w:sz w:val="24"/>
          <w:szCs w:val="20"/>
        </w:rPr>
        <w:t>in regional and local pa</w:t>
      </w:r>
      <w:r w:rsidRPr="00E45E0E">
        <w:rPr>
          <w:rFonts w:ascii="Times New Roman" w:eastAsia="Times New Roman" w:hAnsi="Times New Roman" w:cs="Arial"/>
          <w:color w:val="000000"/>
          <w:sz w:val="24"/>
          <w:szCs w:val="20"/>
        </w:rPr>
        <w:t>ssenger transportation markets.</w:t>
      </w:r>
    </w:p>
    <w:p w:rsidR="005900A2" w:rsidRPr="0018142A" w:rsidRDefault="00E45E0E" w:rsidP="006532F3">
      <w:pPr>
        <w:spacing w:before="96" w:after="120" w:line="360" w:lineRule="atLeast"/>
        <w:rPr>
          <w:rFonts w:ascii="Times New Roman" w:eastAsia="Times New Roman" w:hAnsi="Times New Roman" w:cs="Arial"/>
          <w:b/>
          <w:color w:val="000000"/>
          <w:sz w:val="24"/>
          <w:szCs w:val="20"/>
        </w:rPr>
      </w:pPr>
      <w:r w:rsidRPr="0018142A">
        <w:rPr>
          <w:rFonts w:ascii="Times New Roman" w:eastAsia="Times New Roman" w:hAnsi="Times New Roman" w:cs="Arial"/>
          <w:b/>
          <w:color w:val="000000"/>
          <w:sz w:val="24"/>
          <w:szCs w:val="20"/>
        </w:rPr>
        <w:t>M</w:t>
      </w:r>
      <w:r w:rsidR="0018142A">
        <w:rPr>
          <w:rFonts w:ascii="Times New Roman" w:eastAsia="Times New Roman" w:hAnsi="Times New Roman" w:cs="Arial"/>
          <w:b/>
          <w:color w:val="000000"/>
          <w:sz w:val="24"/>
          <w:szCs w:val="20"/>
        </w:rPr>
        <w:t>ajor C</w:t>
      </w:r>
      <w:r w:rsidR="0018142A" w:rsidRPr="0018142A">
        <w:rPr>
          <w:rFonts w:ascii="Times New Roman" w:eastAsia="Times New Roman" w:hAnsi="Times New Roman" w:cs="Arial"/>
          <w:b/>
          <w:color w:val="000000"/>
          <w:sz w:val="24"/>
          <w:szCs w:val="20"/>
        </w:rPr>
        <w:t xml:space="preserve">ompanies </w:t>
      </w:r>
    </w:p>
    <w:p w:rsidR="005900A2" w:rsidRPr="00E45E0E" w:rsidRDefault="005900A2" w:rsidP="006532F3">
      <w:pPr>
        <w:spacing w:before="96" w:after="120" w:line="360" w:lineRule="atLeast"/>
        <w:rPr>
          <w:rFonts w:ascii="Arial" w:eastAsia="Times New Roman" w:hAnsi="Arial" w:cs="Arial"/>
          <w:color w:val="000000"/>
          <w:sz w:val="20"/>
        </w:rPr>
      </w:pPr>
      <w:r w:rsidRPr="005900A2">
        <w:rPr>
          <w:rFonts w:ascii="Arial" w:eastAsia="Times New Roman" w:hAnsi="Arial" w:cs="Arial"/>
          <w:color w:val="000000"/>
          <w:sz w:val="24"/>
          <w:szCs w:val="20"/>
        </w:rPr>
        <w:t>JR enterprises</w:t>
      </w:r>
      <w:r w:rsidRPr="005900A2">
        <w:rPr>
          <w:rFonts w:ascii="Arial" w:eastAsia="Times New Roman" w:hAnsi="Arial" w:cs="Arial"/>
          <w:noProof/>
          <w:color w:val="000000"/>
          <w:sz w:val="24"/>
          <w:szCs w:val="20"/>
        </w:rPr>
        <w:t xml:space="preserve">                        </w:t>
      </w:r>
      <w:r w:rsidRPr="005900A2">
        <w:rPr>
          <w:rFonts w:ascii="Arial" w:eastAsia="Times New Roman" w:hAnsi="Arial" w:cs="Arial"/>
          <w:color w:val="000000"/>
          <w:sz w:val="24"/>
          <w:szCs w:val="20"/>
        </w:rPr>
        <w:t>Seibu railway</w:t>
      </w:r>
      <w:r>
        <w:rPr>
          <w:rFonts w:ascii="Arial" w:eastAsia="Times New Roman" w:hAnsi="Arial" w:cs="Arial"/>
          <w:color w:val="000000"/>
          <w:sz w:val="20"/>
          <w:szCs w:val="20"/>
        </w:rPr>
        <w:t xml:space="preserve">                          </w:t>
      </w:r>
      <w:r w:rsidRPr="005900A2">
        <w:rPr>
          <w:rFonts w:ascii="Arial" w:eastAsia="Times New Roman" w:hAnsi="Arial" w:cs="Arial"/>
          <w:color w:val="000000" w:themeColor="text1"/>
          <w:sz w:val="24"/>
          <w:szCs w:val="20"/>
        </w:rPr>
        <w:t>Keio corporation</w:t>
      </w:r>
      <w:r w:rsidRPr="005900A2">
        <w:rPr>
          <w:rFonts w:ascii="Arial" w:eastAsia="Times New Roman" w:hAnsi="Arial" w:cs="Arial"/>
          <w:color w:val="000000"/>
          <w:sz w:val="20"/>
          <w:szCs w:val="20"/>
        </w:rPr>
        <w:t xml:space="preserve">           </w:t>
      </w:r>
    </w:p>
    <w:p w:rsidR="0018142A" w:rsidRDefault="005900A2" w:rsidP="00E42873">
      <w:pPr>
        <w:spacing w:before="96" w:after="120" w:line="360" w:lineRule="atLeast"/>
        <w:rPr>
          <w:rFonts w:ascii="Arial" w:eastAsia="Times New Roman" w:hAnsi="Arial" w:cs="Arial"/>
          <w:noProof/>
          <w:color w:val="000000"/>
          <w:sz w:val="20"/>
          <w:szCs w:val="20"/>
        </w:rPr>
      </w:pPr>
      <w:r>
        <w:rPr>
          <w:rFonts w:ascii="Arial" w:eastAsia="Times New Roman" w:hAnsi="Arial" w:cs="Arial"/>
          <w:noProof/>
          <w:color w:val="000000"/>
          <w:sz w:val="20"/>
          <w:szCs w:val="20"/>
        </w:rPr>
        <w:t xml:space="preserve">  </w:t>
      </w:r>
      <w:r>
        <w:rPr>
          <w:rFonts w:ascii="Arial" w:eastAsia="Times New Roman" w:hAnsi="Arial" w:cs="Arial"/>
          <w:noProof/>
          <w:color w:val="000000"/>
          <w:sz w:val="20"/>
          <w:szCs w:val="20"/>
        </w:rPr>
        <w:drawing>
          <wp:inline distT="0" distB="0" distL="0" distR="0">
            <wp:extent cx="828675" cy="1019175"/>
            <wp:effectExtent l="0" t="0" r="0" b="0"/>
            <wp:docPr id="55" name="Picture 54" descr="160px-JR_logo_(wes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px-JR_logo_(west).svg.png"/>
                    <pic:cNvPicPr/>
                  </pic:nvPicPr>
                  <pic:blipFill>
                    <a:blip r:embed="rId148"/>
                    <a:stretch>
                      <a:fillRect/>
                    </a:stretch>
                  </pic:blipFill>
                  <pic:spPr>
                    <a:xfrm>
                      <a:off x="0" y="0"/>
                      <a:ext cx="828675" cy="1019175"/>
                    </a:xfrm>
                    <a:prstGeom prst="rect">
                      <a:avLst/>
                    </a:prstGeom>
                  </pic:spPr>
                </pic:pic>
              </a:graphicData>
            </a:graphic>
          </wp:inline>
        </w:drawing>
      </w:r>
      <w:r>
        <w:rPr>
          <w:rFonts w:ascii="Arial" w:eastAsia="Times New Roman" w:hAnsi="Arial" w:cs="Arial"/>
          <w:noProof/>
          <w:color w:val="000000"/>
          <w:sz w:val="20"/>
          <w:szCs w:val="20"/>
        </w:rPr>
        <w:t xml:space="preserve">                       </w:t>
      </w:r>
      <w:r w:rsidRPr="005900A2">
        <w:rPr>
          <w:rFonts w:ascii="Arial" w:eastAsia="Times New Roman" w:hAnsi="Arial" w:cs="Arial"/>
          <w:noProof/>
          <w:color w:val="000000"/>
          <w:sz w:val="20"/>
          <w:szCs w:val="20"/>
        </w:rPr>
        <w:drawing>
          <wp:inline distT="0" distB="0" distL="0" distR="0">
            <wp:extent cx="1609725" cy="1076325"/>
            <wp:effectExtent l="19050" t="0" r="9525" b="0"/>
            <wp:docPr id="57" name="Picture 51"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149"/>
                    <a:stretch>
                      <a:fillRect/>
                    </a:stretch>
                  </pic:blipFill>
                  <pic:spPr>
                    <a:xfrm>
                      <a:off x="0" y="0"/>
                      <a:ext cx="1609725" cy="1076325"/>
                    </a:xfrm>
                    <a:prstGeom prst="rect">
                      <a:avLst/>
                    </a:prstGeom>
                  </pic:spPr>
                </pic:pic>
              </a:graphicData>
            </a:graphic>
          </wp:inline>
        </w:drawing>
      </w:r>
      <w:r>
        <w:rPr>
          <w:rFonts w:ascii="Arial" w:eastAsia="Times New Roman" w:hAnsi="Arial" w:cs="Arial"/>
          <w:noProof/>
          <w:color w:val="000000"/>
          <w:sz w:val="20"/>
          <w:szCs w:val="20"/>
        </w:rPr>
        <w:t xml:space="preserve">     </w:t>
      </w:r>
      <w:r w:rsidRPr="005900A2">
        <w:rPr>
          <w:rFonts w:ascii="Arial" w:eastAsia="Times New Roman" w:hAnsi="Arial" w:cs="Arial"/>
          <w:noProof/>
          <w:color w:val="000000"/>
          <w:sz w:val="20"/>
          <w:szCs w:val="20"/>
        </w:rPr>
        <w:drawing>
          <wp:inline distT="0" distB="0" distL="0" distR="0">
            <wp:extent cx="1314450" cy="857250"/>
            <wp:effectExtent l="19050" t="0" r="0" b="0"/>
            <wp:docPr id="77" name="Picture 49"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150"/>
                    <a:stretch>
                      <a:fillRect/>
                    </a:stretch>
                  </pic:blipFill>
                  <pic:spPr>
                    <a:xfrm>
                      <a:off x="0" y="0"/>
                      <a:ext cx="1314450" cy="857250"/>
                    </a:xfrm>
                    <a:prstGeom prst="rect">
                      <a:avLst/>
                    </a:prstGeom>
                  </pic:spPr>
                </pic:pic>
              </a:graphicData>
            </a:graphic>
          </wp:inline>
        </w:drawing>
      </w:r>
    </w:p>
    <w:p w:rsidR="0018142A" w:rsidRDefault="006532F3" w:rsidP="00E42873">
      <w:pPr>
        <w:spacing w:before="96" w:after="120" w:line="360" w:lineRule="atLeast"/>
        <w:rPr>
          <w:rFonts w:ascii="Arial" w:eastAsia="Times New Roman" w:hAnsi="Arial" w:cs="Arial"/>
          <w:color w:val="000000"/>
          <w:sz w:val="20"/>
        </w:rPr>
      </w:pPr>
      <w:r w:rsidRPr="006F4A7E">
        <w:rPr>
          <w:rFonts w:ascii="Arial" w:eastAsia="Times New Roman" w:hAnsi="Arial" w:cs="Arial"/>
          <w:color w:val="000000"/>
          <w:sz w:val="20"/>
          <w:szCs w:val="20"/>
        </w:rPr>
        <w:t>Some 250 high-spe</w:t>
      </w:r>
      <w:r w:rsidR="0018142A">
        <w:rPr>
          <w:rFonts w:ascii="Arial" w:eastAsia="Times New Roman" w:hAnsi="Arial" w:cs="Arial"/>
          <w:color w:val="000000"/>
          <w:sz w:val="20"/>
          <w:szCs w:val="20"/>
        </w:rPr>
        <w:t xml:space="preserve">ed </w:t>
      </w:r>
      <w:r w:rsidR="00E45E0E">
        <w:rPr>
          <w:rFonts w:ascii="Arial" w:eastAsia="Times New Roman" w:hAnsi="Arial" w:cs="Arial"/>
          <w:color w:val="000000"/>
          <w:sz w:val="20"/>
          <w:szCs w:val="20"/>
        </w:rPr>
        <w:t xml:space="preserve"> Shinkansen</w:t>
      </w:r>
      <w:r w:rsidRPr="006F4A7E">
        <w:rPr>
          <w:rFonts w:ascii="Arial" w:eastAsia="Times New Roman" w:hAnsi="Arial" w:cs="Arial"/>
          <w:color w:val="000000"/>
          <w:sz w:val="20"/>
        </w:rPr>
        <w:t> </w:t>
      </w:r>
      <w:r w:rsidRPr="006F4A7E">
        <w:rPr>
          <w:rFonts w:ascii="Arial" w:eastAsia="Times New Roman" w:hAnsi="Arial" w:cs="Arial"/>
          <w:color w:val="000000"/>
          <w:sz w:val="20"/>
          <w:szCs w:val="20"/>
        </w:rPr>
        <w:t>trains connect major cities and Japanese trains are known for their safety and</w:t>
      </w:r>
      <w:r w:rsidR="0018142A">
        <w:rPr>
          <w:rFonts w:ascii="Arial" w:eastAsia="Times New Roman" w:hAnsi="Arial" w:cs="Arial"/>
          <w:color w:val="000000"/>
          <w:sz w:val="20"/>
          <w:szCs w:val="20"/>
        </w:rPr>
        <w:t xml:space="preserve"> </w:t>
      </w:r>
      <w:r w:rsidRPr="006F4A7E">
        <w:rPr>
          <w:rFonts w:ascii="Arial" w:eastAsia="Times New Roman" w:hAnsi="Arial" w:cs="Arial"/>
          <w:color w:val="000000"/>
          <w:sz w:val="20"/>
          <w:szCs w:val="20"/>
        </w:rPr>
        <w:t>punctuality.</w:t>
      </w:r>
      <w:r w:rsidRPr="006F4A7E">
        <w:rPr>
          <w:rFonts w:ascii="Arial" w:eastAsia="Times New Roman" w:hAnsi="Arial" w:cs="Arial"/>
          <w:color w:val="000000"/>
          <w:sz w:val="20"/>
        </w:rPr>
        <w:t> </w:t>
      </w:r>
      <w:r w:rsidR="00E45E0E">
        <w:rPr>
          <w:rFonts w:ascii="Arial" w:eastAsia="Times New Roman" w:hAnsi="Arial" w:cs="Arial"/>
          <w:color w:val="000000"/>
          <w:sz w:val="20"/>
        </w:rPr>
        <w:t xml:space="preserve">      </w:t>
      </w:r>
    </w:p>
    <w:p w:rsidR="0018142A" w:rsidRDefault="0018142A" w:rsidP="00E42873">
      <w:pPr>
        <w:spacing w:before="96" w:after="120" w:line="360" w:lineRule="atLeast"/>
        <w:rPr>
          <w:rFonts w:ascii="Arial" w:eastAsia="Times New Roman" w:hAnsi="Arial" w:cs="Arial"/>
          <w:b/>
          <w:color w:val="000000"/>
          <w:sz w:val="20"/>
        </w:rPr>
      </w:pPr>
      <w:r>
        <w:rPr>
          <w:rFonts w:ascii="Arial" w:eastAsia="Times New Roman" w:hAnsi="Arial" w:cs="Arial"/>
          <w:color w:val="000000"/>
          <w:sz w:val="20"/>
        </w:rPr>
        <w:t xml:space="preserve">                                                              </w:t>
      </w:r>
      <w:r w:rsidR="00E45E0E">
        <w:rPr>
          <w:rFonts w:ascii="Arial" w:eastAsia="Times New Roman" w:hAnsi="Arial" w:cs="Arial"/>
          <w:color w:val="000000"/>
          <w:sz w:val="20"/>
        </w:rPr>
        <w:t xml:space="preserve"> </w:t>
      </w:r>
      <w:r w:rsidR="00E45E0E" w:rsidRPr="00E45E0E">
        <w:rPr>
          <w:rFonts w:ascii="Arial" w:eastAsia="Times New Roman" w:hAnsi="Arial" w:cs="Arial"/>
          <w:b/>
          <w:color w:val="000000"/>
          <w:sz w:val="20"/>
        </w:rPr>
        <w:t>Shinkanse</w:t>
      </w:r>
      <w:r w:rsidR="00CF1A6A">
        <w:rPr>
          <w:rFonts w:ascii="Arial" w:eastAsia="Times New Roman" w:hAnsi="Arial" w:cs="Arial"/>
          <w:b/>
          <w:color w:val="000000"/>
          <w:sz w:val="20"/>
        </w:rPr>
        <w:t>n</w:t>
      </w:r>
    </w:p>
    <w:p w:rsidR="00A66C21" w:rsidRPr="0018142A" w:rsidRDefault="00E45E0E" w:rsidP="00E42873">
      <w:pPr>
        <w:spacing w:before="96" w:after="120" w:line="360" w:lineRule="atLeast"/>
        <w:rPr>
          <w:rFonts w:ascii="Arial" w:eastAsia="Times New Roman" w:hAnsi="Arial" w:cs="Arial"/>
          <w:noProof/>
          <w:color w:val="000000"/>
          <w:sz w:val="20"/>
          <w:szCs w:val="20"/>
        </w:rPr>
      </w:pPr>
      <w:r>
        <w:rPr>
          <w:rFonts w:ascii="Times New Roman" w:eastAsia="Times New Roman" w:hAnsi="Times New Roman" w:cs="Arial"/>
          <w:noProof/>
          <w:color w:val="000000"/>
          <w:sz w:val="24"/>
          <w:szCs w:val="27"/>
          <w:shd w:val="clear" w:color="auto" w:fill="FFFFFF"/>
        </w:rPr>
        <w:drawing>
          <wp:inline distT="0" distB="0" distL="0" distR="0">
            <wp:extent cx="5943600" cy="2066925"/>
            <wp:effectExtent l="19050" t="0" r="0" b="0"/>
            <wp:docPr id="80" name="Picture 79" descr="800px-500_series_Shinkansen_train_at_Tokyo_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500_series_Shinkansen_train_at_Tokyo_Station.jpg"/>
                    <pic:cNvPicPr/>
                  </pic:nvPicPr>
                  <pic:blipFill>
                    <a:blip r:embed="rId151"/>
                    <a:stretch>
                      <a:fillRect/>
                    </a:stretch>
                  </pic:blipFill>
                  <pic:spPr>
                    <a:xfrm>
                      <a:off x="0" y="0"/>
                      <a:ext cx="5943600" cy="2066925"/>
                    </a:xfrm>
                    <a:prstGeom prst="rect">
                      <a:avLst/>
                    </a:prstGeom>
                  </pic:spPr>
                </pic:pic>
              </a:graphicData>
            </a:graphic>
          </wp:inline>
        </w:drawing>
      </w:r>
    </w:p>
    <w:p w:rsidR="00E42873" w:rsidRPr="00A66C21" w:rsidRDefault="00E42873" w:rsidP="00E42873">
      <w:pPr>
        <w:spacing w:before="96" w:after="120" w:line="360" w:lineRule="atLeast"/>
        <w:rPr>
          <w:rFonts w:ascii="Arial" w:eastAsia="Times New Roman" w:hAnsi="Arial" w:cs="Arial"/>
          <w:b/>
          <w:color w:val="000000"/>
          <w:sz w:val="20"/>
        </w:rPr>
      </w:pPr>
      <w:r w:rsidRPr="00E2523A">
        <w:rPr>
          <w:rFonts w:ascii="Arial" w:eastAsia="Times New Roman" w:hAnsi="Arial" w:cs="Arial"/>
          <w:b/>
          <w:i/>
          <w:color w:val="000000"/>
          <w:sz w:val="40"/>
        </w:rPr>
        <w:lastRenderedPageBreak/>
        <w:t>AI</w:t>
      </w:r>
      <w:r w:rsidR="00E2523A" w:rsidRPr="00E2523A">
        <w:rPr>
          <w:rFonts w:ascii="Arial" w:eastAsia="Times New Roman" w:hAnsi="Arial" w:cs="Arial"/>
          <w:b/>
          <w:i/>
          <w:color w:val="000000"/>
          <w:sz w:val="40"/>
        </w:rPr>
        <w:t>R</w:t>
      </w:r>
      <w:r w:rsidRPr="00E2523A">
        <w:rPr>
          <w:rFonts w:ascii="Arial" w:eastAsia="Times New Roman" w:hAnsi="Arial" w:cs="Arial"/>
          <w:b/>
          <w:i/>
          <w:color w:val="000000"/>
          <w:sz w:val="40"/>
        </w:rPr>
        <w:t>PORTS:</w:t>
      </w:r>
    </w:p>
    <w:p w:rsidR="00E2523A" w:rsidRDefault="00E2523A" w:rsidP="00E42873">
      <w:pPr>
        <w:spacing w:before="96" w:after="120" w:line="360" w:lineRule="atLeast"/>
        <w:rPr>
          <w:rFonts w:ascii="Arial" w:eastAsia="Times New Roman" w:hAnsi="Arial" w:cs="Arial"/>
          <w:color w:val="000000"/>
          <w:sz w:val="20"/>
          <w:szCs w:val="20"/>
        </w:rPr>
      </w:pPr>
      <w:r>
        <w:rPr>
          <w:rFonts w:ascii="Arial" w:eastAsia="Times New Roman" w:hAnsi="Arial" w:cs="Arial"/>
          <w:color w:val="000000"/>
          <w:sz w:val="20"/>
          <w:szCs w:val="20"/>
        </w:rPr>
        <w:t xml:space="preserve">                                              </w:t>
      </w:r>
    </w:p>
    <w:p w:rsidR="009E4B27" w:rsidRDefault="00E2523A" w:rsidP="00E42873">
      <w:pPr>
        <w:spacing w:before="96" w:after="120" w:line="360" w:lineRule="atLeas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9E4B27">
        <w:rPr>
          <w:rFonts w:ascii="Arial" w:eastAsia="Times New Roman" w:hAnsi="Arial" w:cs="Arial"/>
          <w:color w:val="000000"/>
          <w:sz w:val="20"/>
          <w:szCs w:val="20"/>
        </w:rPr>
        <w:t>HANEDA AIRPORT</w:t>
      </w:r>
      <w:r>
        <w:rPr>
          <w:rFonts w:ascii="Arial" w:eastAsia="Times New Roman" w:hAnsi="Arial" w:cs="Arial"/>
          <w:color w:val="000000"/>
          <w:sz w:val="20"/>
          <w:szCs w:val="20"/>
        </w:rPr>
        <w:t>-</w:t>
      </w:r>
      <w:r w:rsidR="009E4B27">
        <w:rPr>
          <w:rFonts w:ascii="Times New Roman" w:eastAsia="Times New Roman" w:hAnsi="Times New Roman" w:cs="Arial"/>
          <w:color w:val="000000" w:themeColor="text1"/>
          <w:sz w:val="24"/>
        </w:rPr>
        <w:t>A</w:t>
      </w:r>
      <w:r w:rsidR="009E4B27" w:rsidRPr="009E4B27">
        <w:rPr>
          <w:rFonts w:ascii="Times New Roman" w:eastAsia="Times New Roman" w:hAnsi="Times New Roman" w:cs="Arial"/>
          <w:color w:val="000000" w:themeColor="text1"/>
          <w:sz w:val="24"/>
        </w:rPr>
        <w:t>sia second biggest airport</w:t>
      </w:r>
    </w:p>
    <w:p w:rsidR="00E2523A" w:rsidRDefault="009E4B27" w:rsidP="00E42873">
      <w:pPr>
        <w:spacing w:before="96" w:after="120" w:line="360" w:lineRule="atLeast"/>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5943600" cy="2752725"/>
            <wp:effectExtent l="19050" t="0" r="0" b="0"/>
            <wp:docPr id="83" name="Picture 82" descr="mgz-77_architecture_haneda-air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z-77_architecture_haneda-airport.jpg"/>
                    <pic:cNvPicPr/>
                  </pic:nvPicPr>
                  <pic:blipFill>
                    <a:blip r:embed="rId152"/>
                    <a:stretch>
                      <a:fillRect/>
                    </a:stretch>
                  </pic:blipFill>
                  <pic:spPr>
                    <a:xfrm>
                      <a:off x="0" y="0"/>
                      <a:ext cx="5943600" cy="2752725"/>
                    </a:xfrm>
                    <a:prstGeom prst="rect">
                      <a:avLst/>
                    </a:prstGeom>
                  </pic:spPr>
                </pic:pic>
              </a:graphicData>
            </a:graphic>
          </wp:inline>
        </w:drawing>
      </w:r>
    </w:p>
    <w:p w:rsidR="00E2523A" w:rsidRDefault="00E2523A" w:rsidP="00E42873">
      <w:pPr>
        <w:spacing w:before="96" w:after="120" w:line="360" w:lineRule="atLeast"/>
        <w:rPr>
          <w:rFonts w:ascii="Arial" w:eastAsia="Times New Roman" w:hAnsi="Arial" w:cs="Arial"/>
          <w:color w:val="000000"/>
          <w:sz w:val="20"/>
          <w:szCs w:val="20"/>
        </w:rPr>
      </w:pPr>
    </w:p>
    <w:p w:rsidR="00E2523A" w:rsidRDefault="00E2523A" w:rsidP="00E42873">
      <w:pPr>
        <w:spacing w:before="96" w:after="120" w:line="360" w:lineRule="atLeast"/>
        <w:rPr>
          <w:rFonts w:ascii="Arial" w:eastAsia="Times New Roman" w:hAnsi="Arial" w:cs="Arial"/>
          <w:color w:val="000000"/>
          <w:sz w:val="20"/>
          <w:szCs w:val="20"/>
        </w:rPr>
      </w:pPr>
    </w:p>
    <w:p w:rsidR="00E2523A" w:rsidRPr="00A409DA" w:rsidRDefault="00E2523A" w:rsidP="009D7089">
      <w:pPr>
        <w:pStyle w:val="ListParagraph"/>
        <w:numPr>
          <w:ilvl w:val="0"/>
          <w:numId w:val="5"/>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They are 173 airports in Japan. The largest domestic airport is   HANEDA AIRPORT-</w:t>
      </w:r>
      <w:r w:rsidRPr="00A409DA">
        <w:rPr>
          <w:rFonts w:ascii="Times New Roman" w:eastAsia="Times New Roman" w:hAnsi="Times New Roman" w:cs="Arial"/>
          <w:color w:val="000000" w:themeColor="text1"/>
          <w:sz w:val="24"/>
        </w:rPr>
        <w:t>Asia second biggest airport</w:t>
      </w:r>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E2523A" w:rsidRPr="00A409DA" w:rsidRDefault="00E42873" w:rsidP="009D7089">
      <w:pPr>
        <w:pStyle w:val="ListParagraph"/>
        <w:numPr>
          <w:ilvl w:val="0"/>
          <w:numId w:val="5"/>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The largest international gateway</w:t>
      </w:r>
      <w:r w:rsidR="00E2523A" w:rsidRPr="00A409DA">
        <w:rPr>
          <w:rFonts w:ascii="Times New Roman" w:eastAsia="Times New Roman" w:hAnsi="Times New Roman" w:cs="Arial"/>
          <w:color w:val="000000"/>
          <w:sz w:val="24"/>
          <w:szCs w:val="20"/>
        </w:rPr>
        <w:t xml:space="preserve"> are </w:t>
      </w:r>
    </w:p>
    <w:p w:rsidR="00A409DA" w:rsidRDefault="00E42873" w:rsidP="009D7089">
      <w:pPr>
        <w:pStyle w:val="ListParagraph"/>
        <w:numPr>
          <w:ilvl w:val="2"/>
          <w:numId w:val="5"/>
        </w:numPr>
        <w:spacing w:before="96" w:after="120" w:line="360" w:lineRule="atLeast"/>
        <w:rPr>
          <w:rFonts w:ascii="Times New Roman" w:eastAsia="Times New Roman" w:hAnsi="Times New Roman" w:cs="Arial"/>
          <w:color w:val="000000" w:themeColor="text1"/>
          <w:sz w:val="24"/>
          <w:u w:val="words"/>
        </w:rPr>
      </w:pPr>
      <w:r w:rsidRPr="00A409DA">
        <w:rPr>
          <w:rFonts w:ascii="Times New Roman" w:eastAsia="Times New Roman" w:hAnsi="Times New Roman" w:cs="Arial"/>
          <w:color w:val="000000" w:themeColor="text1"/>
          <w:sz w:val="24"/>
          <w:u w:val="words"/>
        </w:rPr>
        <w:t>Narita International Airport</w:t>
      </w:r>
      <w:r w:rsidRPr="00A409DA">
        <w:rPr>
          <w:rFonts w:ascii="Times New Roman" w:eastAsia="Times New Roman" w:hAnsi="Times New Roman" w:cs="Arial"/>
          <w:color w:val="000000" w:themeColor="text1"/>
          <w:sz w:val="24"/>
          <w:szCs w:val="20"/>
          <w:u w:val="words"/>
        </w:rPr>
        <w:t>,</w:t>
      </w:r>
      <w:r w:rsidRPr="00A409DA">
        <w:rPr>
          <w:rFonts w:ascii="Times New Roman" w:eastAsia="Times New Roman" w:hAnsi="Times New Roman" w:cs="Arial"/>
          <w:color w:val="000000" w:themeColor="text1"/>
          <w:sz w:val="24"/>
          <w:u w:val="words"/>
        </w:rPr>
        <w:t> </w:t>
      </w:r>
    </w:p>
    <w:p w:rsidR="00E42873" w:rsidRPr="00A409DA" w:rsidRDefault="00A409DA" w:rsidP="009D7089">
      <w:pPr>
        <w:pStyle w:val="ListParagraph"/>
        <w:numPr>
          <w:ilvl w:val="2"/>
          <w:numId w:val="5"/>
        </w:numPr>
        <w:spacing w:before="96" w:after="120" w:line="360" w:lineRule="atLeast"/>
        <w:rPr>
          <w:rFonts w:ascii="Times New Roman" w:eastAsia="Times New Roman" w:hAnsi="Times New Roman" w:cs="Arial"/>
          <w:color w:val="000000" w:themeColor="text1"/>
          <w:sz w:val="24"/>
          <w:u w:val="words"/>
        </w:rPr>
      </w:pPr>
      <w:r w:rsidRPr="00A409DA">
        <w:rPr>
          <w:rFonts w:ascii="Times New Roman" w:hAnsi="Times New Roman"/>
          <w:sz w:val="24"/>
        </w:rPr>
        <w:t xml:space="preserve"> </w:t>
      </w:r>
      <w:hyperlink r:id="rId153" w:tooltip="Kansai International Airport" w:history="1">
        <w:r w:rsidR="00E42873" w:rsidRPr="00A409DA">
          <w:rPr>
            <w:rFonts w:ascii="Times New Roman" w:eastAsia="Times New Roman" w:hAnsi="Times New Roman" w:cs="Arial"/>
            <w:color w:val="000000" w:themeColor="text1"/>
            <w:sz w:val="24"/>
            <w:u w:val="words"/>
          </w:rPr>
          <w:t>Kansai International Airport</w:t>
        </w:r>
      </w:hyperlink>
      <w:r w:rsidR="00E42873" w:rsidRPr="00A409DA">
        <w:rPr>
          <w:rFonts w:ascii="Times New Roman" w:eastAsia="Times New Roman" w:hAnsi="Times New Roman" w:cs="Arial"/>
          <w:color w:val="000000" w:themeColor="text1"/>
          <w:sz w:val="24"/>
          <w:u w:val="words"/>
        </w:rPr>
        <w:t> </w:t>
      </w:r>
      <w:r w:rsidR="00E42873" w:rsidRPr="00A409DA">
        <w:rPr>
          <w:rFonts w:ascii="Times New Roman" w:eastAsia="Times New Roman" w:hAnsi="Times New Roman" w:cs="Arial"/>
          <w:color w:val="000000" w:themeColor="text1"/>
          <w:sz w:val="24"/>
          <w:szCs w:val="20"/>
          <w:u w:val="words"/>
        </w:rPr>
        <w:t>and</w:t>
      </w:r>
      <w:r w:rsidR="00E42873" w:rsidRPr="00A409DA">
        <w:rPr>
          <w:rFonts w:ascii="Times New Roman" w:eastAsia="Times New Roman" w:hAnsi="Times New Roman" w:cs="Arial"/>
          <w:color w:val="000000" w:themeColor="text1"/>
          <w:sz w:val="24"/>
          <w:u w:val="words"/>
        </w:rPr>
        <w:t> </w:t>
      </w:r>
    </w:p>
    <w:p w:rsidR="00E42873" w:rsidRPr="00A409DA" w:rsidRDefault="00E42873" w:rsidP="009D7089">
      <w:pPr>
        <w:pStyle w:val="ListParagraph"/>
        <w:numPr>
          <w:ilvl w:val="2"/>
          <w:numId w:val="5"/>
        </w:numPr>
        <w:spacing w:before="96" w:after="120" w:line="360" w:lineRule="atLeast"/>
        <w:rPr>
          <w:rFonts w:ascii="Times New Roman" w:eastAsia="Times New Roman" w:hAnsi="Times New Roman" w:cs="Arial"/>
          <w:color w:val="000000" w:themeColor="text1"/>
          <w:sz w:val="24"/>
          <w:u w:val="words"/>
        </w:rPr>
      </w:pPr>
      <w:r w:rsidRPr="00A409DA">
        <w:rPr>
          <w:rFonts w:ascii="Times New Roman" w:eastAsia="Times New Roman" w:hAnsi="Times New Roman" w:cs="Arial"/>
          <w:color w:val="000000" w:themeColor="text1"/>
          <w:sz w:val="24"/>
          <w:u w:val="words"/>
        </w:rPr>
        <w:t xml:space="preserve">Chubu Centre International Airport </w:t>
      </w:r>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A409DA" w:rsidRP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A409DA" w:rsidRDefault="00D80D73" w:rsidP="009D7089">
      <w:pPr>
        <w:pStyle w:val="ListParagraph"/>
        <w:numPr>
          <w:ilvl w:val="0"/>
          <w:numId w:val="5"/>
        </w:numPr>
        <w:spacing w:before="96" w:after="120" w:line="360" w:lineRule="atLeast"/>
        <w:rPr>
          <w:rFonts w:ascii="Times New Roman" w:eastAsia="Times New Roman" w:hAnsi="Times New Roman" w:cs="Arial"/>
          <w:color w:val="000000"/>
          <w:sz w:val="24"/>
          <w:szCs w:val="20"/>
        </w:rPr>
      </w:pPr>
      <w:hyperlink r:id="rId154" w:tooltip="Nagoya Port" w:history="1">
        <w:r w:rsidR="00E42873" w:rsidRPr="00A409DA">
          <w:rPr>
            <w:rFonts w:ascii="Times New Roman" w:eastAsia="Times New Roman" w:hAnsi="Times New Roman" w:cs="Arial"/>
            <w:color w:val="000000" w:themeColor="text1"/>
            <w:sz w:val="24"/>
            <w:u w:val="single"/>
          </w:rPr>
          <w:t>Nagoya Port</w:t>
        </w:r>
      </w:hyperlink>
      <w:r w:rsidR="00E42873" w:rsidRPr="00A409DA">
        <w:rPr>
          <w:rFonts w:ascii="Times New Roman" w:eastAsia="Times New Roman" w:hAnsi="Times New Roman" w:cs="Arial"/>
          <w:color w:val="000000"/>
          <w:sz w:val="24"/>
        </w:rPr>
        <w:t> </w:t>
      </w:r>
      <w:r w:rsidR="00E42873" w:rsidRPr="00A409DA">
        <w:rPr>
          <w:rFonts w:ascii="Times New Roman" w:eastAsia="Times New Roman" w:hAnsi="Times New Roman" w:cs="Arial"/>
          <w:color w:val="000000"/>
          <w:sz w:val="24"/>
          <w:szCs w:val="20"/>
        </w:rPr>
        <w:t>is the country's largest and busiest port, accounting for 10 percent of Japan's trade valu</w:t>
      </w:r>
      <w:r w:rsidR="00A409DA">
        <w:rPr>
          <w:rFonts w:ascii="Times New Roman" w:eastAsia="Times New Roman" w:hAnsi="Times New Roman" w:cs="Arial"/>
          <w:color w:val="000000"/>
          <w:sz w:val="24"/>
          <w:szCs w:val="20"/>
        </w:rPr>
        <w:t>e</w:t>
      </w:r>
    </w:p>
    <w:p w:rsidR="002F5271" w:rsidRDefault="002F5271" w:rsidP="00A409DA">
      <w:pPr>
        <w:spacing w:before="96" w:after="120" w:line="360" w:lineRule="atLeast"/>
        <w:rPr>
          <w:rFonts w:ascii="Times New Roman" w:eastAsia="Times New Roman" w:hAnsi="Times New Roman" w:cs="Arial"/>
          <w:color w:val="000000"/>
          <w:sz w:val="24"/>
          <w:szCs w:val="20"/>
          <w:lang w:val="pt-BR"/>
        </w:rPr>
      </w:pPr>
    </w:p>
    <w:p w:rsidR="002F5271" w:rsidRDefault="002F5271" w:rsidP="00A409DA">
      <w:pPr>
        <w:spacing w:before="96" w:after="120" w:line="360" w:lineRule="atLeast"/>
        <w:rPr>
          <w:rFonts w:ascii="Times New Roman" w:eastAsia="Times New Roman" w:hAnsi="Times New Roman" w:cs="Arial"/>
          <w:color w:val="000000"/>
          <w:sz w:val="24"/>
          <w:szCs w:val="20"/>
          <w:lang w:val="pt-BR"/>
        </w:rPr>
      </w:pPr>
    </w:p>
    <w:p w:rsidR="002F5271" w:rsidRDefault="002F5271" w:rsidP="00A409DA">
      <w:pPr>
        <w:spacing w:before="96" w:after="120" w:line="360" w:lineRule="atLeast"/>
        <w:rPr>
          <w:rFonts w:ascii="Times New Roman" w:eastAsia="Times New Roman" w:hAnsi="Times New Roman" w:cs="Arial"/>
          <w:color w:val="000000"/>
          <w:sz w:val="24"/>
          <w:szCs w:val="20"/>
          <w:lang w:val="pt-BR"/>
        </w:rPr>
      </w:pPr>
    </w:p>
    <w:p w:rsidR="00E2523A" w:rsidRPr="002F5271" w:rsidRDefault="002F5271" w:rsidP="00A409DA">
      <w:pPr>
        <w:spacing w:before="96" w:after="120" w:line="360" w:lineRule="atLeast"/>
        <w:rPr>
          <w:rFonts w:ascii="Times New Roman" w:eastAsia="Times New Roman" w:hAnsi="Times New Roman" w:cs="Arial"/>
          <w:color w:val="000000"/>
          <w:sz w:val="28"/>
          <w:szCs w:val="20"/>
          <w:lang w:val="pt-BR"/>
        </w:rPr>
      </w:pPr>
      <w:r>
        <w:rPr>
          <w:rFonts w:ascii="Times New Roman" w:eastAsia="Times New Roman" w:hAnsi="Times New Roman" w:cs="Arial"/>
          <w:color w:val="000000"/>
          <w:sz w:val="24"/>
          <w:szCs w:val="20"/>
          <w:lang w:val="pt-BR"/>
        </w:rPr>
        <w:lastRenderedPageBreak/>
        <w:t xml:space="preserve">                                  </w:t>
      </w:r>
      <w:r w:rsidR="00A409DA">
        <w:rPr>
          <w:rFonts w:ascii="Times New Roman" w:eastAsia="Times New Roman" w:hAnsi="Times New Roman" w:cs="Arial"/>
          <w:b/>
          <w:color w:val="000000"/>
          <w:sz w:val="28"/>
          <w:szCs w:val="20"/>
        </w:rPr>
        <w:t xml:space="preserve">SCIENCE </w:t>
      </w:r>
      <w:r w:rsidR="00E2523A" w:rsidRPr="00A409DA">
        <w:rPr>
          <w:rFonts w:ascii="Times New Roman" w:eastAsia="Times New Roman" w:hAnsi="Times New Roman" w:cs="Arial"/>
          <w:b/>
          <w:color w:val="000000"/>
          <w:sz w:val="28"/>
          <w:szCs w:val="20"/>
        </w:rPr>
        <w:t xml:space="preserve"> </w:t>
      </w:r>
      <w:r w:rsidR="00A409DA">
        <w:rPr>
          <w:rFonts w:ascii="Times New Roman" w:eastAsia="Times New Roman" w:hAnsi="Times New Roman" w:cs="Arial"/>
          <w:b/>
          <w:color w:val="000000"/>
          <w:sz w:val="28"/>
          <w:szCs w:val="20"/>
        </w:rPr>
        <w:t>AND  TECHNOLOGY</w:t>
      </w:r>
    </w:p>
    <w:p w:rsidR="00A409DA" w:rsidRPr="00A409DA" w:rsidRDefault="00A409DA" w:rsidP="00A409DA">
      <w:pPr>
        <w:spacing w:before="96" w:after="120" w:line="360" w:lineRule="atLeast"/>
        <w:rPr>
          <w:rFonts w:ascii="Times New Roman" w:eastAsia="Times New Roman" w:hAnsi="Times New Roman" w:cs="Arial"/>
          <w:color w:val="000000"/>
          <w:sz w:val="28"/>
          <w:szCs w:val="20"/>
        </w:rPr>
      </w:pPr>
    </w:p>
    <w:p w:rsidR="00E2523A" w:rsidRPr="00E2523A" w:rsidRDefault="00E2523A" w:rsidP="00E2523A">
      <w:pPr>
        <w:spacing w:before="96" w:after="120" w:line="360" w:lineRule="atLeast"/>
        <w:rPr>
          <w:rFonts w:ascii="Times New Roman" w:eastAsia="Times New Roman" w:hAnsi="Times New Roman" w:cs="Arial"/>
          <w:b/>
          <w:i/>
          <w:color w:val="000000"/>
          <w:sz w:val="40"/>
          <w:szCs w:val="20"/>
        </w:rPr>
      </w:pPr>
      <w:r>
        <w:rPr>
          <w:rFonts w:ascii="Times New Roman" w:eastAsia="Times New Roman" w:hAnsi="Times New Roman" w:cs="Arial"/>
          <w:b/>
          <w:i/>
          <w:noProof/>
          <w:color w:val="000000"/>
          <w:sz w:val="40"/>
          <w:szCs w:val="20"/>
        </w:rPr>
        <w:drawing>
          <wp:inline distT="0" distB="0" distL="0" distR="0">
            <wp:extent cx="5657850" cy="2514600"/>
            <wp:effectExtent l="19050" t="0" r="0" b="0"/>
            <wp:docPr id="84" name="Picture 83" descr="NakayamaSakig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kayamaSakigake.jpg"/>
                    <pic:cNvPicPr/>
                  </pic:nvPicPr>
                  <pic:blipFill>
                    <a:blip r:embed="rId155"/>
                    <a:stretch>
                      <a:fillRect/>
                    </a:stretch>
                  </pic:blipFill>
                  <pic:spPr>
                    <a:xfrm>
                      <a:off x="0" y="0"/>
                      <a:ext cx="5657435" cy="2514416"/>
                    </a:xfrm>
                    <a:prstGeom prst="rect">
                      <a:avLst/>
                    </a:prstGeom>
                  </pic:spPr>
                </pic:pic>
              </a:graphicData>
            </a:graphic>
          </wp:inline>
        </w:drawing>
      </w:r>
    </w:p>
    <w:p w:rsidR="00E2523A" w:rsidRDefault="00E2523A" w:rsidP="00E2523A">
      <w:pPr>
        <w:spacing w:before="96" w:after="120" w:line="360" w:lineRule="atLeast"/>
        <w:rPr>
          <w:rFonts w:ascii="Arial" w:eastAsia="Times New Roman" w:hAnsi="Arial" w:cs="Arial"/>
          <w:color w:val="000000"/>
          <w:sz w:val="20"/>
          <w:szCs w:val="20"/>
        </w:rPr>
      </w:pPr>
    </w:p>
    <w:p w:rsidR="00E2523A" w:rsidRPr="00A409DA" w:rsidRDefault="00E2523A" w:rsidP="009D7089">
      <w:pPr>
        <w:pStyle w:val="ListParagraph"/>
        <w:numPr>
          <w:ilvl w:val="0"/>
          <w:numId w:val="6"/>
        </w:numPr>
        <w:spacing w:before="96" w:after="120" w:line="360" w:lineRule="atLeast"/>
        <w:rPr>
          <w:rFonts w:ascii="Times New Roman" w:hAnsi="Times New Roman"/>
          <w:sz w:val="24"/>
        </w:rPr>
      </w:pPr>
      <w:r w:rsidRPr="00A409DA">
        <w:rPr>
          <w:rFonts w:ascii="Times New Roman" w:eastAsia="Times New Roman" w:hAnsi="Times New Roman" w:cs="Arial"/>
          <w:color w:val="000000"/>
          <w:sz w:val="24"/>
          <w:szCs w:val="20"/>
        </w:rPr>
        <w:t>Japan is a leading nation in scientific research, particularly technology, machinery and</w:t>
      </w:r>
      <w:r w:rsidRPr="00A409DA">
        <w:rPr>
          <w:rFonts w:ascii="Times New Roman" w:eastAsia="Times New Roman" w:hAnsi="Times New Roman" w:cs="Arial"/>
          <w:color w:val="000000"/>
          <w:sz w:val="24"/>
        </w:rPr>
        <w:t> </w:t>
      </w:r>
      <w:r w:rsidRPr="00A409DA">
        <w:rPr>
          <w:rFonts w:ascii="Times New Roman" w:hAnsi="Times New Roman"/>
          <w:sz w:val="24"/>
        </w:rPr>
        <w:t>Biomedical research</w:t>
      </w:r>
      <w:r w:rsidRPr="00A409DA">
        <w:rPr>
          <w:rFonts w:ascii="Times New Roman" w:eastAsia="Times New Roman" w:hAnsi="Times New Roman" w:cs="Arial"/>
          <w:color w:val="000000"/>
          <w:sz w:val="24"/>
          <w:szCs w:val="20"/>
        </w:rPr>
        <w:t>. Nearly 700,000 researchers share a US$130 billion</w:t>
      </w:r>
      <w:r w:rsidRPr="00A409DA">
        <w:rPr>
          <w:rFonts w:ascii="Times New Roman" w:eastAsia="Times New Roman" w:hAnsi="Times New Roman" w:cs="Arial"/>
          <w:color w:val="000000"/>
          <w:sz w:val="24"/>
        </w:rPr>
        <w:t> </w:t>
      </w:r>
      <w:r w:rsidRPr="00A409DA">
        <w:rPr>
          <w:rFonts w:ascii="Times New Roman" w:hAnsi="Times New Roman"/>
          <w:sz w:val="24"/>
        </w:rPr>
        <w:t>research and development</w:t>
      </w:r>
      <w:r w:rsidRPr="00A409DA">
        <w:rPr>
          <w:rFonts w:ascii="Times New Roman" w:eastAsia="Times New Roman" w:hAnsi="Times New Roman" w:cs="Arial"/>
          <w:color w:val="000000"/>
          <w:sz w:val="24"/>
        </w:rPr>
        <w:t> </w:t>
      </w:r>
      <w:r w:rsidRPr="00A409DA">
        <w:rPr>
          <w:rFonts w:ascii="Times New Roman" w:eastAsia="Times New Roman" w:hAnsi="Times New Roman" w:cs="Arial"/>
          <w:color w:val="000000"/>
          <w:sz w:val="24"/>
          <w:szCs w:val="20"/>
        </w:rPr>
        <w:t>budget, the third largest in the world.</w:t>
      </w:r>
      <w:hyperlink r:id="rId156" w:anchor="cite_note-113" w:history="1"/>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E2523A" w:rsidRPr="00A409DA" w:rsidRDefault="00E2523A" w:rsidP="009D7089">
      <w:pPr>
        <w:pStyle w:val="ListParagraph"/>
        <w:numPr>
          <w:ilvl w:val="0"/>
          <w:numId w:val="6"/>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 xml:space="preserve">Some of Japan's more prominent technological contributions are in the </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Field of electronics,</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rPr>
      </w:pPr>
      <w:r w:rsidRPr="00A409DA">
        <w:rPr>
          <w:rFonts w:ascii="Times New Roman" w:eastAsia="Times New Roman" w:hAnsi="Times New Roman" w:cs="Arial"/>
          <w:color w:val="000000"/>
          <w:sz w:val="24"/>
          <w:szCs w:val="20"/>
        </w:rPr>
        <w:t>Automobiles, machinery,</w:t>
      </w:r>
      <w:r w:rsidRPr="00A409DA">
        <w:rPr>
          <w:rFonts w:ascii="Times New Roman" w:eastAsia="Times New Roman" w:hAnsi="Times New Roman" w:cs="Arial"/>
          <w:color w:val="000000"/>
          <w:sz w:val="24"/>
        </w:rPr>
        <w:t> </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rPr>
      </w:pPr>
      <w:r w:rsidRPr="00A409DA">
        <w:rPr>
          <w:rFonts w:ascii="Times New Roman" w:eastAsia="Times New Roman" w:hAnsi="Times New Roman" w:cs="Arial"/>
          <w:color w:val="000000"/>
          <w:sz w:val="24"/>
        </w:rPr>
        <w:t>Earth quake engineering</w:t>
      </w:r>
    </w:p>
    <w:p w:rsidR="00E2523A" w:rsidRPr="00A409DA" w:rsidRDefault="00E2523A" w:rsidP="009D7089">
      <w:pPr>
        <w:pStyle w:val="ListParagraph"/>
        <w:numPr>
          <w:ilvl w:val="2"/>
          <w:numId w:val="7"/>
        </w:numPr>
        <w:spacing w:before="96" w:after="120" w:line="360" w:lineRule="atLeast"/>
        <w:rPr>
          <w:rFonts w:ascii="Times New Roman" w:hAnsi="Times New Roman"/>
          <w:sz w:val="24"/>
        </w:rPr>
      </w:pPr>
      <w:r w:rsidRPr="00A409DA">
        <w:rPr>
          <w:rFonts w:ascii="Times New Roman" w:hAnsi="Times New Roman"/>
          <w:sz w:val="24"/>
        </w:rPr>
        <w:t>Industrial robotics</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 xml:space="preserve">Optics </w:t>
      </w:r>
    </w:p>
    <w:p w:rsidR="00E2523A" w:rsidRPr="00A409DA" w:rsidRDefault="00E2523A" w:rsidP="009D7089">
      <w:pPr>
        <w:pStyle w:val="ListParagraph"/>
        <w:numPr>
          <w:ilvl w:val="2"/>
          <w:numId w:val="7"/>
        </w:numPr>
        <w:spacing w:before="96" w:after="120" w:line="360" w:lineRule="atLeast"/>
        <w:rPr>
          <w:rFonts w:ascii="Times New Roman" w:hAnsi="Times New Roman"/>
          <w:sz w:val="24"/>
        </w:rPr>
      </w:pPr>
      <w:r w:rsidRPr="00A409DA">
        <w:rPr>
          <w:rFonts w:ascii="Times New Roman" w:eastAsia="Times New Roman" w:hAnsi="Times New Roman" w:cs="Arial"/>
          <w:color w:val="000000"/>
          <w:sz w:val="24"/>
          <w:szCs w:val="20"/>
        </w:rPr>
        <w:t>Chemicals</w:t>
      </w:r>
      <w:r w:rsidRPr="00A409DA">
        <w:rPr>
          <w:rFonts w:ascii="Times New Roman" w:eastAsia="Times New Roman" w:hAnsi="Times New Roman" w:cs="Arial"/>
          <w:color w:val="000000"/>
          <w:sz w:val="24"/>
        </w:rPr>
        <w:t> </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szCs w:val="20"/>
        </w:rPr>
      </w:pPr>
      <w:r w:rsidRPr="00A409DA">
        <w:rPr>
          <w:rFonts w:ascii="Times New Roman" w:hAnsi="Times New Roman"/>
          <w:sz w:val="24"/>
        </w:rPr>
        <w:t>Semiconductors</w:t>
      </w:r>
      <w:r w:rsidRPr="00A409DA">
        <w:rPr>
          <w:rFonts w:ascii="Times New Roman" w:eastAsia="Times New Roman" w:hAnsi="Times New Roman" w:cs="Arial"/>
          <w:color w:val="000000"/>
          <w:sz w:val="24"/>
        </w:rPr>
        <w:t> </w:t>
      </w:r>
    </w:p>
    <w:p w:rsidR="00E2523A" w:rsidRPr="00A409DA" w:rsidRDefault="00E2523A" w:rsidP="009D7089">
      <w:pPr>
        <w:pStyle w:val="ListParagraph"/>
        <w:numPr>
          <w:ilvl w:val="2"/>
          <w:numId w:val="7"/>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 xml:space="preserve">Metals. </w:t>
      </w:r>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E2523A" w:rsidRPr="00A409DA" w:rsidRDefault="00E2523A" w:rsidP="009D7089">
      <w:pPr>
        <w:pStyle w:val="ListParagraph"/>
        <w:numPr>
          <w:ilvl w:val="0"/>
          <w:numId w:val="6"/>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Japan leads the world in</w:t>
      </w:r>
      <w:r w:rsidRPr="00A409DA">
        <w:rPr>
          <w:rFonts w:ascii="Times New Roman" w:eastAsia="Times New Roman" w:hAnsi="Times New Roman" w:cs="Arial"/>
          <w:color w:val="000000"/>
          <w:sz w:val="24"/>
        </w:rPr>
        <w:t> </w:t>
      </w:r>
      <w:r w:rsidRPr="00A409DA">
        <w:rPr>
          <w:rFonts w:ascii="Times New Roman" w:eastAsia="Times New Roman" w:hAnsi="Times New Roman" w:cs="Arial"/>
          <w:color w:val="000000"/>
          <w:sz w:val="24"/>
          <w:szCs w:val="20"/>
        </w:rPr>
        <w:t xml:space="preserve">robotics production and use, possessing more than half (402,200 of 742,500) of the world's industrial robots. </w:t>
      </w:r>
    </w:p>
    <w:p w:rsidR="00A409DA" w:rsidRDefault="00A409DA" w:rsidP="00A409DA">
      <w:pPr>
        <w:pStyle w:val="ListParagraph"/>
        <w:spacing w:before="96" w:after="120" w:line="360" w:lineRule="atLeast"/>
        <w:rPr>
          <w:rFonts w:ascii="Times New Roman" w:eastAsia="Times New Roman" w:hAnsi="Times New Roman" w:cs="Arial"/>
          <w:color w:val="000000"/>
          <w:sz w:val="24"/>
          <w:szCs w:val="20"/>
        </w:rPr>
      </w:pPr>
    </w:p>
    <w:p w:rsidR="00E2523A" w:rsidRPr="00A409DA" w:rsidRDefault="00E2523A" w:rsidP="009D7089">
      <w:pPr>
        <w:pStyle w:val="ListParagraph"/>
        <w:numPr>
          <w:ilvl w:val="0"/>
          <w:numId w:val="6"/>
        </w:numPr>
        <w:spacing w:before="96" w:after="120" w:line="360" w:lineRule="atLeast"/>
        <w:rPr>
          <w:rFonts w:ascii="Times New Roman" w:eastAsia="Times New Roman" w:hAnsi="Times New Roman" w:cs="Arial"/>
          <w:color w:val="000000"/>
          <w:sz w:val="24"/>
          <w:szCs w:val="20"/>
        </w:rPr>
      </w:pPr>
      <w:r w:rsidRPr="00A409DA">
        <w:rPr>
          <w:rFonts w:ascii="Times New Roman" w:eastAsia="Times New Roman" w:hAnsi="Times New Roman" w:cs="Arial"/>
          <w:color w:val="000000"/>
          <w:sz w:val="24"/>
          <w:szCs w:val="20"/>
        </w:rPr>
        <w:t>The</w:t>
      </w:r>
      <w:r w:rsidRPr="00A409DA">
        <w:rPr>
          <w:rFonts w:ascii="Times New Roman" w:eastAsia="Times New Roman" w:hAnsi="Times New Roman" w:cs="Arial"/>
          <w:color w:val="000000"/>
          <w:sz w:val="24"/>
        </w:rPr>
        <w:t> </w:t>
      </w:r>
      <w:r w:rsidRPr="00A409DA">
        <w:rPr>
          <w:rFonts w:ascii="Times New Roman" w:hAnsi="Times New Roman"/>
          <w:sz w:val="24"/>
        </w:rPr>
        <w:t>Japanese aerospace exploration agency</w:t>
      </w:r>
      <w:r w:rsidRPr="00A409DA">
        <w:rPr>
          <w:rFonts w:ascii="Times New Roman" w:eastAsia="Times New Roman" w:hAnsi="Times New Roman" w:cs="Arial"/>
          <w:color w:val="000000"/>
          <w:sz w:val="24"/>
        </w:rPr>
        <w:t> </w:t>
      </w:r>
      <w:r w:rsidRPr="00A409DA">
        <w:rPr>
          <w:rFonts w:ascii="Times New Roman" w:eastAsia="Times New Roman" w:hAnsi="Times New Roman" w:cs="Arial"/>
          <w:color w:val="000000"/>
          <w:sz w:val="24"/>
          <w:szCs w:val="20"/>
        </w:rPr>
        <w:t>(JAXA) is Japan's</w:t>
      </w:r>
      <w:r w:rsidRPr="00A409DA">
        <w:rPr>
          <w:rFonts w:ascii="Times New Roman" w:eastAsia="Times New Roman" w:hAnsi="Times New Roman" w:cs="Arial"/>
          <w:color w:val="000000"/>
          <w:sz w:val="24"/>
        </w:rPr>
        <w:t> </w:t>
      </w:r>
      <w:r w:rsidRPr="00A409DA">
        <w:rPr>
          <w:rFonts w:ascii="Times New Roman" w:hAnsi="Times New Roman"/>
          <w:sz w:val="24"/>
        </w:rPr>
        <w:t>space agency</w:t>
      </w:r>
      <w:r w:rsidRPr="00A409DA">
        <w:rPr>
          <w:rFonts w:ascii="Times New Roman" w:eastAsia="Times New Roman" w:hAnsi="Times New Roman" w:cs="Arial"/>
          <w:color w:val="000000"/>
          <w:sz w:val="24"/>
          <w:szCs w:val="20"/>
        </w:rPr>
        <w:t xml:space="preserve">; it conducts space, planetary, and aviation research, and leads development of rockets and satellites. </w:t>
      </w:r>
    </w:p>
    <w:p w:rsidR="002F5271" w:rsidRDefault="002F5271" w:rsidP="000270FA">
      <w:pPr>
        <w:pStyle w:val="NormalWeb"/>
        <w:shd w:val="clear" w:color="auto" w:fill="FFFFFF"/>
        <w:rPr>
          <w:rFonts w:eastAsia="Times New Roman" w:cs="Arial"/>
          <w:b/>
          <w:color w:val="000000"/>
          <w:szCs w:val="22"/>
          <w:lang w:val="en-US"/>
        </w:rPr>
      </w:pPr>
    </w:p>
    <w:p w:rsidR="002A0366" w:rsidRDefault="002A0366" w:rsidP="000270FA">
      <w:pPr>
        <w:pStyle w:val="NormalWeb"/>
        <w:shd w:val="clear" w:color="auto" w:fill="FFFFFF"/>
        <w:rPr>
          <w:rStyle w:val="Strong"/>
          <w:color w:val="000000"/>
          <w:szCs w:val="16"/>
        </w:rPr>
      </w:pPr>
      <w:r>
        <w:rPr>
          <w:rFonts w:eastAsia="Times New Roman" w:cs="Arial"/>
          <w:b/>
          <w:color w:val="000000"/>
          <w:szCs w:val="22"/>
          <w:lang w:val="en-US"/>
        </w:rPr>
        <w:lastRenderedPageBreak/>
        <w:t xml:space="preserve">                                              </w:t>
      </w:r>
      <w:r w:rsidR="002F5271">
        <w:rPr>
          <w:rFonts w:eastAsia="Times New Roman" w:cs="Arial"/>
          <w:b/>
          <w:color w:val="000000"/>
          <w:szCs w:val="22"/>
          <w:lang w:val="en-US"/>
        </w:rPr>
        <w:t xml:space="preserve">    </w:t>
      </w:r>
      <w:r w:rsidR="00827519" w:rsidRPr="00827519">
        <w:rPr>
          <w:rStyle w:val="Strong"/>
          <w:color w:val="000000"/>
          <w:szCs w:val="16"/>
        </w:rPr>
        <w:t xml:space="preserve"> </w:t>
      </w:r>
      <w:r>
        <w:rPr>
          <w:rStyle w:val="Strong"/>
          <w:color w:val="000000"/>
          <w:szCs w:val="16"/>
        </w:rPr>
        <w:t xml:space="preserve">    </w:t>
      </w:r>
      <w:r w:rsidR="00827519" w:rsidRPr="00827519">
        <w:rPr>
          <w:rStyle w:val="Strong"/>
          <w:color w:val="000000"/>
          <w:szCs w:val="16"/>
        </w:rPr>
        <w:t xml:space="preserve">INDIA </w:t>
      </w:r>
      <w:r w:rsidR="00827519">
        <w:rPr>
          <w:rStyle w:val="Strong"/>
          <w:color w:val="000000"/>
          <w:szCs w:val="16"/>
        </w:rPr>
        <w:t xml:space="preserve"> </w:t>
      </w:r>
      <w:r w:rsidR="00827519" w:rsidRPr="00827519">
        <w:rPr>
          <w:rStyle w:val="Strong"/>
          <w:color w:val="000000"/>
          <w:szCs w:val="16"/>
        </w:rPr>
        <w:t xml:space="preserve"> AND</w:t>
      </w:r>
      <w:r w:rsidR="00827519">
        <w:rPr>
          <w:rStyle w:val="Strong"/>
          <w:color w:val="000000"/>
          <w:szCs w:val="16"/>
        </w:rPr>
        <w:t xml:space="preserve"> </w:t>
      </w:r>
      <w:r w:rsidR="00827519" w:rsidRPr="00827519">
        <w:rPr>
          <w:rStyle w:val="Strong"/>
          <w:color w:val="000000"/>
          <w:szCs w:val="16"/>
        </w:rPr>
        <w:t xml:space="preserve"> JAPAN</w:t>
      </w:r>
    </w:p>
    <w:p w:rsidR="002A0366" w:rsidRDefault="002A0366" w:rsidP="000270FA">
      <w:pPr>
        <w:pStyle w:val="NormalWeb"/>
        <w:shd w:val="clear" w:color="auto" w:fill="FFFFFF"/>
        <w:rPr>
          <w:rStyle w:val="Strong"/>
          <w:rFonts w:eastAsia="Times New Roman" w:cs="Arial"/>
          <w:bCs w:val="0"/>
          <w:color w:val="000000"/>
          <w:szCs w:val="22"/>
          <w:lang w:val="en-US"/>
        </w:rPr>
      </w:pPr>
    </w:p>
    <w:p w:rsidR="00A409DA" w:rsidRPr="002A0366" w:rsidRDefault="002A0366" w:rsidP="000270FA">
      <w:pPr>
        <w:pStyle w:val="NormalWeb"/>
        <w:shd w:val="clear" w:color="auto" w:fill="FFFFFF"/>
        <w:rPr>
          <w:rStyle w:val="Strong"/>
          <w:rFonts w:eastAsia="Times New Roman" w:cs="Arial"/>
          <w:bCs w:val="0"/>
          <w:color w:val="000000"/>
          <w:szCs w:val="22"/>
          <w:lang w:val="en-US"/>
        </w:rPr>
      </w:pPr>
      <w:r w:rsidRPr="002A0366">
        <w:rPr>
          <w:rStyle w:val="Strong"/>
          <w:color w:val="000000"/>
          <w:szCs w:val="16"/>
        </w:rPr>
        <w:t xml:space="preserve">  </w:t>
      </w:r>
      <w:r>
        <w:rPr>
          <w:b/>
          <w:bCs/>
          <w:noProof/>
          <w:color w:val="000000"/>
          <w:szCs w:val="16"/>
          <w:lang w:val="en-US"/>
        </w:rPr>
        <w:drawing>
          <wp:inline distT="0" distB="0" distL="0" distR="0">
            <wp:extent cx="847725" cy="762000"/>
            <wp:effectExtent l="19050" t="0" r="9525" b="0"/>
            <wp:docPr id="9" name="Picture 8" descr="50px-Flag_of_In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x-Flag_of_India.svg.png"/>
                    <pic:cNvPicPr/>
                  </pic:nvPicPr>
                  <pic:blipFill>
                    <a:blip r:embed="rId157"/>
                    <a:stretch>
                      <a:fillRect/>
                    </a:stretch>
                  </pic:blipFill>
                  <pic:spPr>
                    <a:xfrm>
                      <a:off x="0" y="0"/>
                      <a:ext cx="847725" cy="762000"/>
                    </a:xfrm>
                    <a:prstGeom prst="rect">
                      <a:avLst/>
                    </a:prstGeom>
                  </pic:spPr>
                </pic:pic>
              </a:graphicData>
            </a:graphic>
          </wp:inline>
        </w:drawing>
      </w:r>
      <w:r>
        <w:rPr>
          <w:rStyle w:val="Strong"/>
          <w:color w:val="000000"/>
          <w:szCs w:val="16"/>
        </w:rPr>
        <w:t xml:space="preserve">         </w:t>
      </w:r>
      <w:r>
        <w:rPr>
          <w:b/>
          <w:bCs/>
          <w:noProof/>
          <w:color w:val="000000"/>
          <w:szCs w:val="16"/>
          <w:u w:val="single"/>
          <w:lang w:val="en-US"/>
        </w:rPr>
        <w:drawing>
          <wp:inline distT="0" distB="0" distL="0" distR="0">
            <wp:extent cx="3238500" cy="1857375"/>
            <wp:effectExtent l="19050" t="0" r="0" b="0"/>
            <wp:docPr id="8" name="Picture 7" descr="250px-India_Japan_Loca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India_Japan_Locator.svg.png"/>
                    <pic:cNvPicPr/>
                  </pic:nvPicPr>
                  <pic:blipFill>
                    <a:blip r:embed="rId158"/>
                    <a:stretch>
                      <a:fillRect/>
                    </a:stretch>
                  </pic:blipFill>
                  <pic:spPr>
                    <a:xfrm>
                      <a:off x="0" y="0"/>
                      <a:ext cx="3238500" cy="1857375"/>
                    </a:xfrm>
                    <a:prstGeom prst="rect">
                      <a:avLst/>
                    </a:prstGeom>
                  </pic:spPr>
                </pic:pic>
              </a:graphicData>
            </a:graphic>
          </wp:inline>
        </w:drawing>
      </w:r>
      <w:r>
        <w:rPr>
          <w:rStyle w:val="Strong"/>
          <w:color w:val="000000"/>
          <w:szCs w:val="16"/>
        </w:rPr>
        <w:t xml:space="preserve">        </w:t>
      </w:r>
      <w:r>
        <w:rPr>
          <w:b/>
          <w:bCs/>
          <w:noProof/>
          <w:color w:val="000000"/>
          <w:szCs w:val="16"/>
          <w:lang w:val="en-US"/>
        </w:rPr>
        <w:drawing>
          <wp:inline distT="0" distB="0" distL="0" distR="0">
            <wp:extent cx="942975" cy="771525"/>
            <wp:effectExtent l="57150" t="0" r="66675" b="85725"/>
            <wp:docPr id="25" name="Picture 24" descr="50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x-Flag_of_Japan.svg.png"/>
                    <pic:cNvPicPr/>
                  </pic:nvPicPr>
                  <pic:blipFill>
                    <a:blip r:embed="rId159"/>
                    <a:stretch>
                      <a:fillRect/>
                    </a:stretch>
                  </pic:blipFill>
                  <pic:spPr>
                    <a:xfrm>
                      <a:off x="0" y="0"/>
                      <a:ext cx="942975" cy="771525"/>
                    </a:xfrm>
                    <a:prstGeom prst="rect">
                      <a:avLst/>
                    </a:prstGeom>
                    <a:effectLst>
                      <a:outerShdw blurRad="50800" dist="50800" dir="5400000" algn="ctr" rotWithShape="0">
                        <a:schemeClr val="tx1"/>
                      </a:outerShdw>
                    </a:effectLst>
                  </pic:spPr>
                </pic:pic>
              </a:graphicData>
            </a:graphic>
          </wp:inline>
        </w:drawing>
      </w:r>
      <w:r>
        <w:rPr>
          <w:rStyle w:val="Strong"/>
          <w:color w:val="000000"/>
          <w:szCs w:val="16"/>
        </w:rPr>
        <w:t xml:space="preserve"> </w:t>
      </w:r>
    </w:p>
    <w:p w:rsidR="00827519" w:rsidRDefault="00827519" w:rsidP="000270FA">
      <w:pPr>
        <w:pStyle w:val="NormalWeb"/>
        <w:shd w:val="clear" w:color="auto" w:fill="FFFFFF"/>
        <w:rPr>
          <w:rStyle w:val="Strong"/>
          <w:color w:val="000000"/>
          <w:szCs w:val="16"/>
          <w:u w:val="single"/>
        </w:rPr>
      </w:pPr>
    </w:p>
    <w:p w:rsidR="00827519" w:rsidRPr="002A0366" w:rsidRDefault="00827519" w:rsidP="000270FA">
      <w:pPr>
        <w:pStyle w:val="NormalWeb"/>
        <w:shd w:val="clear" w:color="auto" w:fill="FFFFFF"/>
        <w:rPr>
          <w:rStyle w:val="Strong"/>
          <w:b w:val="0"/>
          <w:color w:val="000000"/>
          <w:szCs w:val="16"/>
          <w:u w:val="single"/>
        </w:rPr>
      </w:pP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Japan and India’s relationship is now making progress. Implementation of a major free trade agreement has begun. Japanese aid is financing ambitious infrastructure projects</w:t>
      </w:r>
    </w:p>
    <w:p w:rsidR="002A0366" w:rsidRDefault="002A0366" w:rsidP="002A0366">
      <w:pPr>
        <w:pStyle w:val="Heading2"/>
        <w:spacing w:before="0"/>
        <w:jc w:val="both"/>
        <w:rPr>
          <w:rFonts w:ascii="Times New Roman" w:hAnsi="Times New Roman"/>
          <w:color w:val="000000"/>
          <w:sz w:val="24"/>
          <w:szCs w:val="20"/>
        </w:rPr>
      </w:pPr>
    </w:p>
    <w:p w:rsidR="002A0366" w:rsidRPr="002A0366" w:rsidRDefault="002A0366" w:rsidP="002A0366">
      <w:pPr>
        <w:pStyle w:val="Heading2"/>
        <w:spacing w:before="0"/>
        <w:jc w:val="both"/>
        <w:rPr>
          <w:rFonts w:ascii="Times New Roman" w:hAnsi="Times New Roman"/>
          <w:color w:val="000000"/>
          <w:sz w:val="24"/>
          <w:szCs w:val="20"/>
        </w:rPr>
      </w:pPr>
      <w:r w:rsidRPr="002A0366">
        <w:rPr>
          <w:rFonts w:ascii="Times New Roman" w:hAnsi="Times New Roman"/>
          <w:color w:val="000000"/>
          <w:sz w:val="24"/>
          <w:szCs w:val="20"/>
        </w:rPr>
        <w:t>Detail</w:t>
      </w:r>
    </w:p>
    <w:p w:rsidR="002A0366" w:rsidRDefault="002A0366" w:rsidP="002A0366">
      <w:pPr>
        <w:pStyle w:val="pp1"/>
        <w:spacing w:before="0" w:beforeAutospacing="0" w:after="0" w:afterAutospacing="0"/>
        <w:jc w:val="both"/>
        <w:rPr>
          <w:rStyle w:val="tt2"/>
          <w:color w:val="000000"/>
          <w:szCs w:val="18"/>
        </w:rPr>
      </w:pP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Japan and India have much in common.  There is a feeling on both sides that the relationship has underperformed so far.  But India’s economic growth has contributed to an increasingly significant partnership. </w:t>
      </w:r>
    </w:p>
    <w:p w:rsidR="002A0366" w:rsidRPr="002A0366" w:rsidRDefault="002A0366" w:rsidP="002A0366">
      <w:pPr>
        <w:pStyle w:val="pp1"/>
        <w:spacing w:before="0" w:beforeAutospacing="0" w:after="0" w:afterAutospacing="0"/>
        <w:jc w:val="both"/>
        <w:rPr>
          <w:color w:val="000000"/>
          <w:szCs w:val="18"/>
        </w:rPr>
      </w:pPr>
      <w:r>
        <w:rPr>
          <w:rStyle w:val="tt2"/>
          <w:color w:val="000000"/>
          <w:szCs w:val="18"/>
        </w:rPr>
        <w:t xml:space="preserve">         </w:t>
      </w:r>
      <w:r w:rsidRPr="002A0366">
        <w:rPr>
          <w:rStyle w:val="tt2"/>
          <w:color w:val="000000"/>
          <w:szCs w:val="18"/>
        </w:rPr>
        <w:t>Sinc</w:t>
      </w:r>
      <w:r>
        <w:rPr>
          <w:rStyle w:val="tt2"/>
          <w:color w:val="000000"/>
          <w:szCs w:val="18"/>
        </w:rPr>
        <w:t>e 2006, Prime Ministers and defence</w:t>
      </w:r>
      <w:r w:rsidRPr="002A0366">
        <w:rPr>
          <w:rStyle w:val="tt2"/>
          <w:color w:val="000000"/>
          <w:szCs w:val="18"/>
        </w:rPr>
        <w:t xml:space="preserve"> Ministers have met annually (PM Noda’s visit to Delhi in December 2011 being the latest), and Foreign Ministers have met twice a year.  Among India’s other partners, only Russia enjoys this frequency of exchange. </w:t>
      </w:r>
    </w:p>
    <w:p w:rsidR="002A0366" w:rsidRDefault="002A0366" w:rsidP="002A0366">
      <w:pPr>
        <w:pStyle w:val="Heading3"/>
        <w:spacing w:before="0"/>
        <w:jc w:val="both"/>
        <w:rPr>
          <w:rFonts w:ascii="Times New Roman" w:hAnsi="Times New Roman"/>
          <w:color w:val="000000"/>
          <w:sz w:val="24"/>
          <w:szCs w:val="18"/>
        </w:rPr>
      </w:pPr>
    </w:p>
    <w:p w:rsidR="002A0366" w:rsidRPr="002A0366" w:rsidRDefault="002A0366" w:rsidP="002A0366">
      <w:pPr>
        <w:pStyle w:val="Heading3"/>
        <w:spacing w:before="0"/>
        <w:jc w:val="both"/>
        <w:rPr>
          <w:rFonts w:ascii="Times New Roman" w:hAnsi="Times New Roman"/>
          <w:color w:val="000000"/>
          <w:sz w:val="24"/>
          <w:szCs w:val="18"/>
        </w:rPr>
      </w:pPr>
      <w:r w:rsidRPr="002A0366">
        <w:rPr>
          <w:rFonts w:ascii="Times New Roman" w:hAnsi="Times New Roman"/>
          <w:color w:val="000000"/>
          <w:sz w:val="24"/>
          <w:szCs w:val="18"/>
        </w:rPr>
        <w:t>Trade</w:t>
      </w: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Japan-India trade is below its potential.  Only 6% of India</w:t>
      </w:r>
      <w:r>
        <w:rPr>
          <w:rStyle w:val="tt2"/>
          <w:color w:val="000000"/>
          <w:szCs w:val="18"/>
        </w:rPr>
        <w:t>’s software exports go to Japan</w:t>
      </w:r>
      <w:r w:rsidRPr="002A0366">
        <w:rPr>
          <w:rStyle w:val="tt2"/>
          <w:color w:val="000000"/>
          <w:szCs w:val="18"/>
        </w:rPr>
        <w:t xml:space="preserve"> compared with over 60% to the US.  India’s exports to Japan consist mainly of iron ore, gems, and textiles.  But the Comprehensive Economic Partnership Agreement (CEPA) begun last August, which will eliminate tariffs on products equivalent to 94% of the current bilateral trade value, should change this.  India expects to increase its exports of IT services, pharmaceuticals, and agricultural produce.  The trade target of US$25bn by 2014 (from 15bn last year) is seen as realistic.  At the same time, an expanded currency swap facility (from $3bn up to $15bn) will gi</w:t>
      </w:r>
      <w:r>
        <w:rPr>
          <w:rStyle w:val="tt2"/>
          <w:color w:val="000000"/>
          <w:szCs w:val="18"/>
        </w:rPr>
        <w:t>ve India some help with stabiliz</w:t>
      </w:r>
      <w:r w:rsidRPr="002A0366">
        <w:rPr>
          <w:rStyle w:val="tt2"/>
          <w:color w:val="000000"/>
          <w:szCs w:val="18"/>
        </w:rPr>
        <w:t>ing the rupee. </w:t>
      </w:r>
    </w:p>
    <w:p w:rsidR="002A0366" w:rsidRPr="002A0366" w:rsidRDefault="002A0366" w:rsidP="002A0366">
      <w:pPr>
        <w:pStyle w:val="pp1"/>
        <w:spacing w:before="0" w:beforeAutospacing="0" w:after="0" w:afterAutospacing="0"/>
        <w:jc w:val="both"/>
        <w:rPr>
          <w:color w:val="000000"/>
          <w:szCs w:val="18"/>
        </w:rPr>
      </w:pPr>
      <w:r>
        <w:rPr>
          <w:rStyle w:val="tt2"/>
          <w:color w:val="000000"/>
          <w:szCs w:val="18"/>
        </w:rPr>
        <w:t xml:space="preserve">             </w:t>
      </w:r>
      <w:r w:rsidRPr="002A0366">
        <w:rPr>
          <w:rStyle w:val="tt2"/>
          <w:color w:val="000000"/>
          <w:szCs w:val="18"/>
        </w:rPr>
        <w:t>Of particular interest is trade in rare earths.  India and Japan have announced their intention to jointly develop India’s deposits.  Japan made this more likely last September by removing the partly state-owned India Rare Earths Ltd from its export control blacklist. </w:t>
      </w:r>
    </w:p>
    <w:p w:rsidR="002A0366" w:rsidRDefault="002A0366" w:rsidP="002A0366">
      <w:pPr>
        <w:pStyle w:val="Heading3"/>
        <w:spacing w:before="0"/>
        <w:jc w:val="both"/>
        <w:rPr>
          <w:rFonts w:ascii="Times New Roman" w:hAnsi="Times New Roman"/>
          <w:color w:val="000000"/>
          <w:sz w:val="24"/>
          <w:szCs w:val="18"/>
        </w:rPr>
      </w:pPr>
    </w:p>
    <w:p w:rsidR="002A0366" w:rsidRPr="002A0366" w:rsidRDefault="002A0366" w:rsidP="002A0366">
      <w:pPr>
        <w:pStyle w:val="Heading3"/>
        <w:spacing w:before="0"/>
        <w:jc w:val="both"/>
        <w:rPr>
          <w:rFonts w:ascii="Times New Roman" w:hAnsi="Times New Roman"/>
          <w:color w:val="000000"/>
          <w:sz w:val="24"/>
          <w:szCs w:val="18"/>
        </w:rPr>
      </w:pPr>
      <w:r w:rsidRPr="002A0366">
        <w:rPr>
          <w:rFonts w:ascii="Times New Roman" w:hAnsi="Times New Roman"/>
          <w:color w:val="000000"/>
          <w:sz w:val="24"/>
          <w:szCs w:val="18"/>
        </w:rPr>
        <w:t>Investment and aid</w:t>
      </w: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Investment may be harder to increase: currently only 1% of Japan’s outward FDI goes to India.  Although some Japanese brands have a noticeable presence via joint ventures (e.g. Honda, Suzuki), Japan’s cumulative investment of US$5.5bn in the last decade puts it sixth in the ranking of investors in India, behind even the Netherlands.  </w:t>
      </w: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Japan’s aid</w:t>
      </w:r>
      <w:r>
        <w:rPr>
          <w:rStyle w:val="tt2"/>
          <w:color w:val="000000"/>
          <w:szCs w:val="18"/>
        </w:rPr>
        <w:t xml:space="preserve"> to India is increasingly focus</w:t>
      </w:r>
      <w:r w:rsidRPr="002A0366">
        <w:rPr>
          <w:rStyle w:val="tt2"/>
          <w:color w:val="000000"/>
          <w:szCs w:val="18"/>
        </w:rPr>
        <w:t>ed on trying to address these issues.  For the last decade, it has concentrated on power, transport and water.  Japan has recently agreed to commit US$4.5bn to the hugely ambitious Delhi-Mumbai Industrial Corridor project, which aims to build over 20 new eco-friendly cities around upgraded road and rail links.  And it has begun considering a similar project between Chennai and Bangalore, where most of the Japanese firms in India are located. </w:t>
      </w:r>
    </w:p>
    <w:p w:rsidR="002A0366" w:rsidRPr="002A0366" w:rsidRDefault="002A0366" w:rsidP="002A0366">
      <w:pPr>
        <w:pStyle w:val="pp1"/>
        <w:spacing w:before="0" w:beforeAutospacing="0" w:after="0" w:afterAutospacing="0"/>
        <w:jc w:val="both"/>
        <w:rPr>
          <w:color w:val="000000"/>
          <w:szCs w:val="18"/>
        </w:rPr>
      </w:pPr>
      <w:r>
        <w:rPr>
          <w:rStyle w:val="tt2"/>
          <w:color w:val="000000"/>
          <w:szCs w:val="18"/>
        </w:rPr>
        <w:t xml:space="preserve">             </w:t>
      </w:r>
      <w:r w:rsidRPr="002A0366">
        <w:rPr>
          <w:rStyle w:val="tt2"/>
          <w:color w:val="000000"/>
          <w:szCs w:val="18"/>
        </w:rPr>
        <w:t>Unlike in the past, Japanese aid to India is now mostly untied.  Its large quantity (India replaced China as the leading recipient in 2003), and high visibility – with projects such as the Delhi Metro – have helped Ja</w:t>
      </w:r>
      <w:r>
        <w:rPr>
          <w:rStyle w:val="tt2"/>
          <w:color w:val="000000"/>
          <w:szCs w:val="18"/>
        </w:rPr>
        <w:t>pan become one of the most favo</w:t>
      </w:r>
      <w:r w:rsidRPr="002A0366">
        <w:rPr>
          <w:rStyle w:val="tt2"/>
          <w:color w:val="000000"/>
          <w:szCs w:val="18"/>
        </w:rPr>
        <w:t>rably viewed foreign countries in India. </w:t>
      </w:r>
    </w:p>
    <w:p w:rsidR="002A0366" w:rsidRDefault="002A0366" w:rsidP="002A0366">
      <w:pPr>
        <w:pStyle w:val="Heading3"/>
        <w:spacing w:before="0"/>
        <w:jc w:val="both"/>
        <w:rPr>
          <w:rFonts w:ascii="Times New Roman" w:hAnsi="Times New Roman"/>
          <w:color w:val="000000"/>
          <w:sz w:val="24"/>
          <w:szCs w:val="18"/>
        </w:rPr>
      </w:pPr>
    </w:p>
    <w:p w:rsidR="002A0366" w:rsidRPr="002A0366" w:rsidRDefault="002A0366" w:rsidP="002A0366">
      <w:pPr>
        <w:pStyle w:val="Heading3"/>
        <w:spacing w:before="0"/>
        <w:jc w:val="both"/>
        <w:rPr>
          <w:rFonts w:ascii="Times New Roman" w:hAnsi="Times New Roman"/>
          <w:color w:val="000000"/>
          <w:sz w:val="24"/>
          <w:szCs w:val="18"/>
        </w:rPr>
      </w:pPr>
      <w:r w:rsidRPr="002A0366">
        <w:rPr>
          <w:rFonts w:ascii="Times New Roman" w:hAnsi="Times New Roman"/>
          <w:color w:val="000000"/>
          <w:sz w:val="24"/>
          <w:szCs w:val="18"/>
        </w:rPr>
        <w:t>Nuclear</w:t>
      </w:r>
    </w:p>
    <w:p w:rsidR="002A0366" w:rsidRPr="002A0366" w:rsidRDefault="002A0366" w:rsidP="002A0366">
      <w:pPr>
        <w:pStyle w:val="pp1"/>
        <w:spacing w:before="0" w:beforeAutospacing="0" w:after="0" w:afterAutospacing="0"/>
        <w:jc w:val="both"/>
        <w:rPr>
          <w:color w:val="000000"/>
          <w:szCs w:val="18"/>
        </w:rPr>
      </w:pPr>
      <w:r w:rsidRPr="002A0366">
        <w:rPr>
          <w:rStyle w:val="tt2"/>
          <w:color w:val="000000"/>
          <w:szCs w:val="18"/>
        </w:rPr>
        <w:t>Negotiations on a civil nuclear deal have paused for Japan to deal with its Fukushima crisis, but PM Noda made clear during his recent visit that the door remains open.  Both sides seem to be optimistic that a compromise can be found.  India needs the deal so that it can work with US companies like GE and Westinghouse which use Japanese components, and Japanese firms do not want to miss out on the opportunity.</w:t>
      </w:r>
    </w:p>
    <w:p w:rsidR="00827519" w:rsidRDefault="00827519" w:rsidP="002A0366">
      <w:pPr>
        <w:pStyle w:val="NormalWeb"/>
        <w:shd w:val="clear" w:color="auto" w:fill="FFFFFF"/>
        <w:jc w:val="both"/>
        <w:rPr>
          <w:rStyle w:val="Strong"/>
          <w:color w:val="000000"/>
          <w:szCs w:val="16"/>
          <w:u w:val="single"/>
        </w:rPr>
      </w:pPr>
    </w:p>
    <w:p w:rsidR="00827519" w:rsidRDefault="00827519" w:rsidP="002A0366">
      <w:pPr>
        <w:pStyle w:val="NormalWeb"/>
        <w:shd w:val="clear" w:color="auto" w:fill="FFFFFF"/>
        <w:jc w:val="both"/>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827519" w:rsidRDefault="00827519" w:rsidP="000270FA">
      <w:pPr>
        <w:pStyle w:val="NormalWeb"/>
        <w:shd w:val="clear" w:color="auto" w:fill="FFFFFF"/>
        <w:rPr>
          <w:rStyle w:val="Strong"/>
          <w:color w:val="000000"/>
          <w:szCs w:val="16"/>
          <w:u w:val="single"/>
        </w:rPr>
      </w:pPr>
    </w:p>
    <w:p w:rsidR="002A0366" w:rsidRDefault="002A0366" w:rsidP="000270FA">
      <w:pPr>
        <w:pStyle w:val="NormalWeb"/>
        <w:shd w:val="clear" w:color="auto" w:fill="FFFFFF"/>
        <w:rPr>
          <w:rStyle w:val="Strong"/>
          <w:color w:val="000000"/>
          <w:szCs w:val="16"/>
          <w:u w:val="single"/>
        </w:rPr>
      </w:pPr>
    </w:p>
    <w:p w:rsidR="002A0366" w:rsidRDefault="002A0366" w:rsidP="002A0366">
      <w:pPr>
        <w:pStyle w:val="NormalWeb"/>
        <w:shd w:val="clear" w:color="auto" w:fill="FFFFFF"/>
        <w:rPr>
          <w:rStyle w:val="Strong"/>
          <w:color w:val="000000"/>
          <w:sz w:val="28"/>
          <w:szCs w:val="16"/>
        </w:rPr>
      </w:pPr>
      <w:r w:rsidRPr="002A0366">
        <w:rPr>
          <w:rStyle w:val="Strong"/>
          <w:color w:val="000000"/>
          <w:szCs w:val="16"/>
        </w:rPr>
        <w:lastRenderedPageBreak/>
        <w:t xml:space="preserve">                                                </w:t>
      </w:r>
      <w:r w:rsidR="00597647" w:rsidRPr="002A0366">
        <w:rPr>
          <w:rStyle w:val="Strong"/>
          <w:color w:val="000000"/>
          <w:sz w:val="28"/>
          <w:szCs w:val="16"/>
        </w:rPr>
        <w:t xml:space="preserve"> </w:t>
      </w:r>
      <w:r>
        <w:rPr>
          <w:rStyle w:val="Strong"/>
          <w:color w:val="000000"/>
          <w:sz w:val="28"/>
          <w:szCs w:val="16"/>
        </w:rPr>
        <w:t xml:space="preserve"> </w:t>
      </w:r>
      <w:r w:rsidR="00BF1FAA">
        <w:rPr>
          <w:rStyle w:val="Strong"/>
          <w:color w:val="000000"/>
          <w:sz w:val="28"/>
          <w:szCs w:val="16"/>
        </w:rPr>
        <w:t>BILATERAL TRADE</w:t>
      </w:r>
    </w:p>
    <w:p w:rsidR="002A0366" w:rsidRPr="002A0366" w:rsidRDefault="002A0366" w:rsidP="002A0366">
      <w:pPr>
        <w:pStyle w:val="NormalWeb"/>
        <w:shd w:val="clear" w:color="auto" w:fill="FFFFFF"/>
        <w:rPr>
          <w:b/>
          <w:bCs/>
          <w:color w:val="000000"/>
          <w:sz w:val="28"/>
          <w:szCs w:val="16"/>
        </w:rPr>
      </w:pPr>
      <w:r w:rsidRPr="002A0366">
        <w:rPr>
          <w:rFonts w:ascii="Verdana" w:hAnsi="Verdana"/>
          <w:color w:val="000000" w:themeColor="text1"/>
          <w:sz w:val="30"/>
          <w:szCs w:val="30"/>
        </w:rPr>
        <w:t>History</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Exchange between Japan and India is said to have begun in the 6th century when Buddhism was introduced to Japan. Indian culture, filtered through Buddhism, has had a great impact on Japanese culture, and this is the source of the Japanese people's sense of closeness to India.</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After World War II, in 1949, Indian Prime Minister Jawaharlal Nehru donated two Indian elephants to the Ueno Zoo in Tokyo. This brought a ray of light into the lives of the Japanese people who still had not recovered from defeat in the war. Japan and India signed a peace treaty and established diplomatic relations on 28th April, 1952. This treaty was one of the first peace treaties Japan signed after the World War II.</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Ever since the establishment of diplomatic relations, the two countries have enjoyed cordial relations. In the post World War II period, India's iron ore helped a great deal Japan's recovery from the devastation. Following Japanese Prime Minister Nobusuke Kishi's visit to India in 1957, Japan started providing yen loans to India in 1958, as the first yen loan aid extended by Japanese government. Since 1986, Japan has become India's largest aid donor, and remains so.</w:t>
      </w:r>
    </w:p>
    <w:p w:rsidR="002A0366" w:rsidRPr="002A0366" w:rsidRDefault="002A0366" w:rsidP="002A0366">
      <w:pPr>
        <w:pStyle w:val="NormalWeb"/>
        <w:ind w:left="375"/>
        <w:textAlignment w:val="top"/>
        <w:rPr>
          <w:rFonts w:ascii="Verdana" w:hAnsi="Verdana"/>
          <w:color w:val="000000"/>
          <w:sz w:val="20"/>
          <w:szCs w:val="20"/>
        </w:rPr>
      </w:pPr>
      <w:r w:rsidRPr="002A0366">
        <w:rPr>
          <w:rFonts w:ascii="Verdana" w:hAnsi="Verdana"/>
          <w:color w:val="000000" w:themeColor="text1"/>
          <w:sz w:val="30"/>
          <w:szCs w:val="30"/>
        </w:rPr>
        <w:t>Recent Relations</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Prime Minister Mori's visit to India in August 2000 provided the momentum to strengthen the Japan-India relationship. Since then, annual meetings between prime ministers, including Prime Minister Koizumi's visit to India in April 2005, Prime Minister Singh's visit to Japan in December 2006, Prime Minister Abe's visit to India in August 2007, and Prime Minister Singh's visit to Japan in October 2008, have led to the establishment of the</w:t>
      </w:r>
      <w:r>
        <w:rPr>
          <w:rStyle w:val="apple-converted-space"/>
          <w:rFonts w:ascii="Verdana" w:hAnsi="Verdana"/>
          <w:color w:val="000000"/>
          <w:sz w:val="20"/>
          <w:szCs w:val="20"/>
        </w:rPr>
        <w:t> </w:t>
      </w:r>
      <w:r w:rsidRPr="002A0366">
        <w:rPr>
          <w:rFonts w:ascii="Verdana" w:hAnsi="Verdana"/>
          <w:color w:val="000000"/>
          <w:sz w:val="20"/>
          <w:szCs w:val="20"/>
        </w:rPr>
        <w:t>"Strategic and Global Partnership between Japan and India"</w:t>
      </w:r>
      <w:r>
        <w:rPr>
          <w:rStyle w:val="apple-converted-space"/>
          <w:rFonts w:ascii="Verdana" w:hAnsi="Verdana"/>
          <w:color w:val="000000"/>
          <w:sz w:val="20"/>
          <w:szCs w:val="20"/>
        </w:rPr>
        <w:t> </w:t>
      </w:r>
      <w:r>
        <w:rPr>
          <w:rFonts w:ascii="Verdana" w:hAnsi="Verdana"/>
          <w:color w:val="000000"/>
          <w:sz w:val="20"/>
          <w:szCs w:val="20"/>
        </w:rPr>
        <w:t>as well as the further strengthening of the bilateral relationship. Most recently, during Prime Minister Hatoyama's visit to India in December 2009, Japan and India singed the Joint Statement "New Stage of Japan-India Strategic and Global Partnership".</w:t>
      </w:r>
    </w:p>
    <w:p w:rsidR="002A0366" w:rsidRPr="002A0366" w:rsidRDefault="002A0366" w:rsidP="002A0366">
      <w:pPr>
        <w:pStyle w:val="Heading3"/>
        <w:spacing w:before="375" w:after="375"/>
        <w:ind w:left="375" w:right="375"/>
        <w:rPr>
          <w:rFonts w:ascii="Verdana" w:hAnsi="Verdana"/>
          <w:color w:val="000000" w:themeColor="text1"/>
          <w:sz w:val="24"/>
          <w:szCs w:val="24"/>
        </w:rPr>
      </w:pPr>
      <w:r w:rsidRPr="002A0366">
        <w:rPr>
          <w:rFonts w:ascii="Verdana" w:hAnsi="Verdana"/>
          <w:color w:val="000000" w:themeColor="text1"/>
          <w:sz w:val="24"/>
          <w:szCs w:val="24"/>
        </w:rPr>
        <w:t>Main Elements of the Joint Statement "New Stage of Japan-India Strategic and Global Partnership"</w:t>
      </w:r>
    </w:p>
    <w:p w:rsidR="002A0366" w:rsidRDefault="002A0366" w:rsidP="009D7089">
      <w:pPr>
        <w:numPr>
          <w:ilvl w:val="0"/>
          <w:numId w:val="23"/>
        </w:numPr>
        <w:spacing w:before="75" w:after="75" w:line="240" w:lineRule="auto"/>
        <w:ind w:left="450" w:right="75"/>
        <w:rPr>
          <w:rFonts w:ascii="Verdana" w:hAnsi="Verdana"/>
          <w:color w:val="000000"/>
          <w:sz w:val="20"/>
          <w:szCs w:val="20"/>
        </w:rPr>
      </w:pPr>
      <w:r>
        <w:rPr>
          <w:rFonts w:ascii="Verdana" w:hAnsi="Verdana"/>
          <w:color w:val="000000"/>
          <w:sz w:val="20"/>
          <w:szCs w:val="20"/>
        </w:rPr>
        <w:t>Bilateral Cooperation: Finalization of the Action Plan to advance security cooperation, including the establishment of Subcabinet/Senior Official 2 + 2 dialogue, Acceleration of EPA/CEPA negotiations, Early realization of DFC project, Joint establishment of PDF for DMIC project, Collaboration in IIT Hyderabad, etc.</w:t>
      </w:r>
    </w:p>
    <w:p w:rsidR="002A0366" w:rsidRDefault="002A0366" w:rsidP="009D7089">
      <w:pPr>
        <w:numPr>
          <w:ilvl w:val="0"/>
          <w:numId w:val="23"/>
        </w:numPr>
        <w:spacing w:before="75" w:after="75" w:line="240" w:lineRule="auto"/>
        <w:ind w:left="450" w:right="75"/>
        <w:rPr>
          <w:rFonts w:ascii="Verdana" w:hAnsi="Verdana"/>
          <w:color w:val="000000"/>
          <w:sz w:val="20"/>
          <w:szCs w:val="20"/>
        </w:rPr>
      </w:pPr>
      <w:r>
        <w:rPr>
          <w:rFonts w:ascii="Verdana" w:hAnsi="Verdana"/>
          <w:color w:val="000000"/>
          <w:sz w:val="20"/>
          <w:szCs w:val="20"/>
        </w:rPr>
        <w:t>Cooperation on Regional and Global issues: Disarmament and Non-proliferation, Climate Change, UN Reform, WTO, Counter-Terrorism, etc.</w:t>
      </w:r>
    </w:p>
    <w:p w:rsidR="002A0366" w:rsidRDefault="002A0366" w:rsidP="002A0366">
      <w:pPr>
        <w:spacing w:before="75" w:after="75" w:line="240" w:lineRule="auto"/>
        <w:ind w:left="450" w:right="75"/>
        <w:rPr>
          <w:rFonts w:ascii="Verdana" w:hAnsi="Verdana"/>
          <w:color w:val="000000"/>
          <w:sz w:val="20"/>
          <w:szCs w:val="20"/>
        </w:rPr>
      </w:pPr>
    </w:p>
    <w:p w:rsidR="002A0366" w:rsidRPr="002A0366" w:rsidRDefault="002A0366" w:rsidP="002A0366">
      <w:pPr>
        <w:spacing w:before="75" w:after="75" w:line="240" w:lineRule="auto"/>
        <w:ind w:left="450" w:right="75"/>
        <w:rPr>
          <w:rFonts w:ascii="Verdana" w:hAnsi="Verdana"/>
          <w:color w:val="000000"/>
          <w:sz w:val="20"/>
          <w:szCs w:val="20"/>
        </w:rPr>
      </w:pPr>
      <w:r w:rsidRPr="002A0366">
        <w:rPr>
          <w:rFonts w:ascii="Verdana" w:hAnsi="Verdana"/>
          <w:color w:val="000000" w:themeColor="text1"/>
          <w:sz w:val="30"/>
          <w:szCs w:val="30"/>
        </w:rPr>
        <w:t>Cooperation in Security Fields</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lastRenderedPageBreak/>
        <w:t>Both countries have been conducting annual Foreign 0ffice Consultations at the Foreign Secretary level. The Security Dialogue between the two countries was set up in 2001 and six rounds of dialogue have been conducted since then. During the Indian Prime Minister's visit to Japan in 2008, "the Joint Statement on security cooperation between Japan and India" was issued. Furthermore, Action Plan to advance Security Cooperation based on the Joint Declaration on Security Cooperation between Japan and India was issued during the Japanese Prime Minister's visit to India in 2009. The Japan-India 2 + 2 Dialogue, which is the framework established based on the agreement by the Prime Ministers of both countries at the Annual Summit in December 2009, was held in New Delhi in July 2010.</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High level exchange is continuing between the defense authorities. From Japan, General Masaki, Chief of Staff (September, 2005), Admiral Saito, Chief of Maritime SDF (February, 2006), General Mori, Chief of Ground SDF (March, 2006), and General Yoshida, Chief of Air SDF (April, 2006) visited India. From India, Admiral Prakash, Chief of Naval Staff, visited Japan in October, 2005. Defense Minister of India, Mr. Antony, visited Japan in November, 2009, and Joint Press Statement was issued to promote defense exchanges and cooperation. In April, 2009, Maritime SDF joined in the "Malabar 09" which was co-hosted by U.S. and India. Furthermore, four Indian navy vessels visited the port of Sasebo and the Maritime SDF's training squadrons visited the port of Goa in May 2009.</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Between the coast guards, combined exercises on anti-piracy, search &amp; rescue etc. have been conducted since 2000. The both coast guards conducted 8th joint exercise when the Indian coast guard "Sagar" visited Nagoya in May 2007. Heads of coast guards of both countries visit each other almost every year. The two coast guards exchanged a Memorandum on Cooperation at the occasion of commandant Ishikawa's visit to India in November, 2006.</w:t>
      </w:r>
    </w:p>
    <w:p w:rsidR="002A0366" w:rsidRPr="002A0366" w:rsidRDefault="002A0366" w:rsidP="002A0366">
      <w:pPr>
        <w:pStyle w:val="NormalWeb"/>
        <w:ind w:left="375"/>
        <w:textAlignment w:val="top"/>
        <w:rPr>
          <w:rFonts w:ascii="Verdana" w:hAnsi="Verdana"/>
          <w:color w:val="000000"/>
          <w:sz w:val="20"/>
          <w:szCs w:val="20"/>
        </w:rPr>
      </w:pPr>
      <w:r w:rsidRPr="002A0366">
        <w:rPr>
          <w:rFonts w:ascii="Verdana" w:hAnsi="Verdana"/>
          <w:color w:val="000000" w:themeColor="text1"/>
          <w:sz w:val="30"/>
          <w:szCs w:val="30"/>
        </w:rPr>
        <w:t>Economic Assistance</w:t>
      </w:r>
    </w:p>
    <w:p w:rsidR="002A0366" w:rsidRDefault="002A0366" w:rsidP="009D7089">
      <w:pPr>
        <w:numPr>
          <w:ilvl w:val="0"/>
          <w:numId w:val="24"/>
        </w:numPr>
        <w:spacing w:before="75" w:after="75" w:line="240" w:lineRule="auto"/>
        <w:ind w:left="450" w:right="75"/>
        <w:rPr>
          <w:rFonts w:ascii="Verdana" w:hAnsi="Verdana"/>
          <w:color w:val="000000"/>
          <w:sz w:val="20"/>
          <w:szCs w:val="20"/>
        </w:rPr>
      </w:pPr>
      <w:r>
        <w:rPr>
          <w:rFonts w:ascii="Verdana" w:hAnsi="Verdana"/>
          <w:color w:val="000000"/>
          <w:sz w:val="20"/>
          <w:szCs w:val="20"/>
        </w:rPr>
        <w:t>Loan: 236.04 billion yen (FY 2008)</w:t>
      </w:r>
    </w:p>
    <w:p w:rsidR="002A0366" w:rsidRDefault="002A0366" w:rsidP="009D7089">
      <w:pPr>
        <w:numPr>
          <w:ilvl w:val="0"/>
          <w:numId w:val="24"/>
        </w:numPr>
        <w:spacing w:before="75" w:after="75" w:line="240" w:lineRule="auto"/>
        <w:ind w:left="450" w:right="75"/>
        <w:rPr>
          <w:rFonts w:ascii="Verdana" w:hAnsi="Verdana"/>
          <w:color w:val="000000"/>
          <w:sz w:val="20"/>
          <w:szCs w:val="20"/>
        </w:rPr>
      </w:pPr>
      <w:r>
        <w:rPr>
          <w:rFonts w:ascii="Verdana" w:hAnsi="Verdana"/>
          <w:color w:val="000000"/>
          <w:sz w:val="20"/>
          <w:szCs w:val="20"/>
        </w:rPr>
        <w:t>Grants: 4.28 billion yen (FY 2008)</w:t>
      </w:r>
    </w:p>
    <w:p w:rsidR="002A0366" w:rsidRDefault="002A0366" w:rsidP="009D7089">
      <w:pPr>
        <w:numPr>
          <w:ilvl w:val="0"/>
          <w:numId w:val="24"/>
        </w:numPr>
        <w:spacing w:before="75" w:after="75" w:line="240" w:lineRule="auto"/>
        <w:ind w:left="450" w:right="75"/>
        <w:rPr>
          <w:rFonts w:ascii="Verdana" w:hAnsi="Verdana"/>
          <w:color w:val="000000"/>
          <w:sz w:val="20"/>
          <w:szCs w:val="20"/>
        </w:rPr>
      </w:pPr>
      <w:r>
        <w:rPr>
          <w:rFonts w:ascii="Verdana" w:hAnsi="Verdana"/>
          <w:color w:val="000000"/>
          <w:sz w:val="20"/>
          <w:szCs w:val="20"/>
        </w:rPr>
        <w:t>Technical Cooperation: 11.79 billion yen (FY 2008)</w:t>
      </w:r>
    </w:p>
    <w:p w:rsidR="002A0366" w:rsidRPr="002A0366" w:rsidRDefault="002A0366" w:rsidP="002A0366">
      <w:pPr>
        <w:spacing w:before="75" w:after="75" w:line="240" w:lineRule="auto"/>
        <w:ind w:left="450" w:right="75"/>
        <w:rPr>
          <w:rFonts w:ascii="Verdana" w:hAnsi="Verdana"/>
          <w:color w:val="000000"/>
          <w:sz w:val="20"/>
          <w:szCs w:val="20"/>
        </w:rPr>
      </w:pPr>
      <w:r w:rsidRPr="002A0366">
        <w:rPr>
          <w:rFonts w:ascii="Verdana" w:hAnsi="Verdana"/>
          <w:color w:val="000000" w:themeColor="text1"/>
          <w:sz w:val="30"/>
          <w:szCs w:val="30"/>
        </w:rPr>
        <w:t>Cultural Relations</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Both governments held "Japan-India Exchange Year 2007" both in Japan and in India to commemorate the 50th anniversary of the Cultural Agreement.</w:t>
      </w:r>
    </w:p>
    <w:p w:rsidR="002A0366" w:rsidRPr="002A0366" w:rsidRDefault="002A0366" w:rsidP="002A0366">
      <w:pPr>
        <w:pStyle w:val="NormalWeb"/>
        <w:ind w:left="375"/>
        <w:textAlignment w:val="top"/>
        <w:rPr>
          <w:rFonts w:ascii="Verdana" w:hAnsi="Verdana"/>
          <w:color w:val="000000"/>
          <w:sz w:val="20"/>
          <w:szCs w:val="20"/>
        </w:rPr>
      </w:pPr>
      <w:r w:rsidRPr="002A0366">
        <w:rPr>
          <w:rFonts w:ascii="Verdana" w:hAnsi="Verdana"/>
          <w:color w:val="000000" w:themeColor="text1"/>
          <w:sz w:val="30"/>
          <w:szCs w:val="30"/>
        </w:rPr>
        <w:t>Number of Residents</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Number of Japanese nationals residing in India: 3,284 (as of October, 2008)</w:t>
      </w:r>
      <w:r>
        <w:rPr>
          <w:rFonts w:ascii="Verdana" w:hAnsi="Verdana"/>
          <w:color w:val="000000"/>
          <w:sz w:val="20"/>
          <w:szCs w:val="20"/>
        </w:rPr>
        <w:br/>
        <w:t>Number of Indian nationals residing in Japan: 22,335 (as of December, 2008)</w:t>
      </w:r>
    </w:p>
    <w:p w:rsidR="002A0366" w:rsidRDefault="002A0366" w:rsidP="002A0366">
      <w:pPr>
        <w:pStyle w:val="NormalWeb"/>
        <w:ind w:left="375"/>
        <w:textAlignment w:val="top"/>
        <w:rPr>
          <w:rFonts w:ascii="Verdana" w:hAnsi="Verdana"/>
          <w:color w:val="000000"/>
          <w:sz w:val="20"/>
          <w:szCs w:val="20"/>
        </w:rPr>
      </w:pPr>
    </w:p>
    <w:p w:rsidR="002A0366" w:rsidRDefault="002A0366" w:rsidP="002A0366">
      <w:pPr>
        <w:pStyle w:val="NormalWeb"/>
        <w:ind w:left="375"/>
        <w:textAlignment w:val="top"/>
        <w:rPr>
          <w:rFonts w:ascii="Verdana" w:hAnsi="Verdana"/>
          <w:color w:val="000000"/>
          <w:sz w:val="20"/>
          <w:szCs w:val="20"/>
        </w:rPr>
      </w:pPr>
    </w:p>
    <w:p w:rsidR="002A0366" w:rsidRPr="002A0366" w:rsidRDefault="002A0366" w:rsidP="002A0366">
      <w:pPr>
        <w:pStyle w:val="NormalWeb"/>
        <w:ind w:left="375"/>
        <w:textAlignment w:val="top"/>
        <w:rPr>
          <w:rFonts w:ascii="Verdana" w:hAnsi="Verdana"/>
          <w:color w:val="000000"/>
          <w:sz w:val="20"/>
          <w:szCs w:val="20"/>
        </w:rPr>
      </w:pPr>
      <w:r w:rsidRPr="002A0366">
        <w:rPr>
          <w:rFonts w:ascii="Verdana" w:hAnsi="Verdana"/>
          <w:color w:val="000000" w:themeColor="text1"/>
          <w:sz w:val="30"/>
          <w:szCs w:val="30"/>
        </w:rPr>
        <w:lastRenderedPageBreak/>
        <w:t>Bilateral Treaties and Agreements</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 xml:space="preserve">Treaty of Peace </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 xml:space="preserve">Agreement for Air Service </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 xml:space="preserve">Cultural Agreement </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 xml:space="preserve">Agreement of Commerce </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 xml:space="preserve">Convention for the Avoidance of Double Taxation </w:t>
      </w:r>
    </w:p>
    <w:p w:rsidR="002A0366" w:rsidRDefault="002A0366" w:rsidP="009D7089">
      <w:pPr>
        <w:numPr>
          <w:ilvl w:val="0"/>
          <w:numId w:val="25"/>
        </w:numPr>
        <w:spacing w:before="75" w:after="75" w:line="240" w:lineRule="auto"/>
        <w:ind w:left="450" w:right="75"/>
        <w:rPr>
          <w:rFonts w:ascii="Verdana" w:hAnsi="Verdana"/>
          <w:color w:val="000000"/>
          <w:sz w:val="20"/>
          <w:szCs w:val="20"/>
        </w:rPr>
      </w:pPr>
      <w:r>
        <w:rPr>
          <w:rFonts w:ascii="Verdana" w:hAnsi="Verdana"/>
          <w:color w:val="000000"/>
          <w:sz w:val="20"/>
          <w:szCs w:val="20"/>
        </w:rPr>
        <w:t>Agreement on Cooperation in the field of Science and Technology</w:t>
      </w:r>
    </w:p>
    <w:p w:rsidR="002A0366" w:rsidRDefault="002A0366" w:rsidP="002A0366">
      <w:pPr>
        <w:spacing w:before="75" w:after="75" w:line="240" w:lineRule="auto"/>
        <w:ind w:right="75"/>
        <w:rPr>
          <w:rFonts w:ascii="Verdana" w:hAnsi="Verdana"/>
          <w:color w:val="000000"/>
          <w:sz w:val="20"/>
          <w:szCs w:val="20"/>
        </w:rPr>
      </w:pPr>
    </w:p>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Times New Roman"/>
          <w:sz w:val="24"/>
          <w:szCs w:val="24"/>
        </w:rPr>
        <w:t>Bilateral trade between Japan and India saw a quantum leap in the financial year 2007-08.  The export-import statistics for the last five years as per Ministry of Commerce data bank are as follows :</w:t>
      </w:r>
      <w:r w:rsidRPr="004C7A5F">
        <w:rPr>
          <w:rFonts w:ascii="Times New Roman" w:eastAsia="Times New Roman" w:hAnsi="Times New Roman" w:cs="Times New Roman"/>
          <w:sz w:val="24"/>
          <w:szCs w:val="24"/>
        </w:rPr>
        <w:tab/>
        <w:t xml:space="preserve"> </w:t>
      </w:r>
      <w:r w:rsidRPr="004C7A5F">
        <w:rPr>
          <w:rFonts w:ascii="Arial" w:eastAsia="Times New Roman" w:hAnsi="Arial" w:cs="Arial"/>
          <w:sz w:val="24"/>
          <w:szCs w:val="24"/>
        </w:rPr>
        <w:t xml:space="preserve">   </w:t>
      </w:r>
    </w:p>
    <w:tbl>
      <w:tblPr>
        <w:tblW w:w="10198" w:type="dxa"/>
        <w:tblCellSpacing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766"/>
        <w:gridCol w:w="1374"/>
        <w:gridCol w:w="1375"/>
        <w:gridCol w:w="1375"/>
        <w:gridCol w:w="1375"/>
        <w:gridCol w:w="933"/>
      </w:tblGrid>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right"/>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 </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center"/>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2005-06</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center"/>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2006-07</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center"/>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2007-08</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center"/>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2008-09</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jc w:val="center"/>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2009-10</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EXPORT</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2.48</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2.87</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3.86</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3.02</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3.63</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India’s Total Export</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103.09</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126.41</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163.13</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185.29</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178.75</w:t>
            </w:r>
          </w:p>
        </w:tc>
      </w:tr>
      <w:tr w:rsidR="002A0366" w:rsidRPr="004C7A5F" w:rsidTr="002A0366">
        <w:trPr>
          <w:trHeight w:val="45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%Share</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2.41</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2.27</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2.37</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1.63</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2.03</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IMPORT</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4.06</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4.59</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6.32</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7.89</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6.73</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India’s Total Import</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149.17</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185.73</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251.65</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303.69</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288.37</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%Share</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2.73</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2.48</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2.52</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Arial"/>
                <w:sz w:val="24"/>
                <w:szCs w:val="24"/>
              </w:rPr>
            </w:pPr>
            <w:r w:rsidRPr="004C7A5F">
              <w:rPr>
                <w:rFonts w:ascii="Times New Roman" w:eastAsia="Times New Roman" w:hAnsi="Times New Roman" w:cs="Arial"/>
                <w:sz w:val="24"/>
                <w:szCs w:val="24"/>
              </w:rPr>
              <w:t>2.60</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sz w:val="24"/>
                <w:szCs w:val="24"/>
              </w:rPr>
              <w:t>2.34</w:t>
            </w:r>
          </w:p>
        </w:tc>
      </w:tr>
      <w:tr w:rsidR="002A0366" w:rsidRPr="004C7A5F" w:rsidTr="002A0366">
        <w:trPr>
          <w:trHeight w:val="288"/>
          <w:tblCellSpacing w:w="0" w:type="dxa"/>
        </w:trPr>
        <w:tc>
          <w:tcPr>
            <w:tcW w:w="3766"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TOTAL TRADE (</w:t>
            </w:r>
            <w:r w:rsidRPr="004C7A5F">
              <w:rPr>
                <w:rFonts w:ascii="Times New Roman" w:eastAsia="Times New Roman" w:hAnsi="Times New Roman" w:cs="Arial"/>
                <w:b/>
                <w:i/>
                <w:sz w:val="24"/>
                <w:szCs w:val="24"/>
              </w:rPr>
              <w:t>with Japan</w:t>
            </w:r>
            <w:r w:rsidRPr="004C7A5F">
              <w:rPr>
                <w:rFonts w:ascii="Monotype Corsiva" w:eastAsia="Times New Roman" w:hAnsi="Monotype Corsiva" w:cs="Arial"/>
                <w:b/>
                <w:sz w:val="24"/>
                <w:szCs w:val="24"/>
              </w:rPr>
              <w:t>)</w:t>
            </w:r>
          </w:p>
        </w:tc>
        <w:tc>
          <w:tcPr>
            <w:tcW w:w="1374"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6.54</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7.46</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10.18</w:t>
            </w:r>
          </w:p>
        </w:tc>
        <w:tc>
          <w:tcPr>
            <w:tcW w:w="1375"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10.91</w:t>
            </w:r>
          </w:p>
        </w:tc>
        <w:tc>
          <w:tcPr>
            <w:tcW w:w="933" w:type="dxa"/>
            <w:tcBorders>
              <w:top w:val="single" w:sz="4" w:space="0" w:color="000000"/>
              <w:left w:val="single" w:sz="4" w:space="0" w:color="000000"/>
              <w:bottom w:val="single" w:sz="4" w:space="0" w:color="000000"/>
              <w:right w:val="single" w:sz="4" w:space="0" w:color="000000"/>
            </w:tcBorders>
            <w:hideMark/>
          </w:tcPr>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Arial"/>
                <w:b/>
                <w:sz w:val="24"/>
                <w:szCs w:val="24"/>
              </w:rPr>
              <w:t>10.36</w:t>
            </w:r>
          </w:p>
        </w:tc>
      </w:tr>
    </w:tbl>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Times New Roman"/>
          <w:i/>
          <w:sz w:val="24"/>
          <w:szCs w:val="24"/>
        </w:rPr>
        <w:t xml:space="preserve">           (In US$ Billion)</w:t>
      </w:r>
    </w:p>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Times New Roman"/>
          <w:sz w:val="24"/>
          <w:szCs w:val="24"/>
        </w:rPr>
        <w:t>India’s primary exports to Japan have been petroleum products, iron ore, gems and jewellery, marine products, oil meals, ferro alloys, inorganic/organic chemicals, etc. India’s primary imports from Japan are machinery, transport equipment, iron and steel, electronic goods, organic chemicals, machine tools, etc. The trade balance is likely to continue to be in favour of Japan in the future, given the past trends.</w:t>
      </w:r>
      <w:r w:rsidRPr="004C7A5F">
        <w:rPr>
          <w:rFonts w:ascii="Times New Roman" w:eastAsia="Times New Roman" w:hAnsi="Times New Roman" w:cs="Times New Roman"/>
          <w:sz w:val="24"/>
          <w:szCs w:val="24"/>
        </w:rPr>
        <w:tab/>
      </w:r>
    </w:p>
    <w:p w:rsidR="002A0366" w:rsidRPr="004C7A5F" w:rsidRDefault="002A0366" w:rsidP="002A0366">
      <w:pPr>
        <w:spacing w:before="100" w:beforeAutospacing="1" w:after="100" w:afterAutospacing="1" w:line="240" w:lineRule="auto"/>
        <w:rPr>
          <w:rFonts w:ascii="Times New Roman" w:eastAsia="Times New Roman" w:hAnsi="Times New Roman" w:cs="Times New Roman"/>
          <w:sz w:val="24"/>
          <w:szCs w:val="24"/>
        </w:rPr>
      </w:pPr>
      <w:r w:rsidRPr="004C7A5F">
        <w:rPr>
          <w:rFonts w:ascii="Times New Roman" w:eastAsia="Times New Roman" w:hAnsi="Times New Roman" w:cs="Times New Roman"/>
          <w:sz w:val="24"/>
          <w:szCs w:val="24"/>
        </w:rPr>
        <w:t xml:space="preserve">India’s exports to Japan were nearly 2% of its global exports and India’s imports from Japan were 2.6% of its global imports during 2009-10.  Considering the low share of Japan in India’s global exports and imports, there is a vast potential for enhancing the bilateral trade.  </w:t>
      </w:r>
    </w:p>
    <w:p w:rsidR="002A0366" w:rsidRDefault="002A0366" w:rsidP="002A0366">
      <w:pPr>
        <w:spacing w:before="100" w:beforeAutospacing="1" w:after="100" w:afterAutospacing="1" w:line="240" w:lineRule="auto"/>
        <w:rPr>
          <w:rFonts w:ascii="Times New Roman" w:eastAsia="Times New Roman" w:hAnsi="Times New Roman" w:cs="Times New Roman"/>
          <w:b/>
          <w:sz w:val="24"/>
          <w:szCs w:val="24"/>
        </w:rPr>
      </w:pPr>
    </w:p>
    <w:p w:rsidR="002A0366" w:rsidRDefault="002A0366" w:rsidP="002A0366">
      <w:pPr>
        <w:spacing w:before="100" w:beforeAutospacing="1" w:after="100" w:afterAutospacing="1" w:line="240" w:lineRule="auto"/>
        <w:rPr>
          <w:rFonts w:ascii="Times New Roman" w:eastAsia="Times New Roman" w:hAnsi="Times New Roman" w:cs="Times New Roman"/>
          <w:b/>
          <w:sz w:val="24"/>
          <w:szCs w:val="24"/>
        </w:rPr>
      </w:pPr>
    </w:p>
    <w:p w:rsidR="002A0366" w:rsidRDefault="002A0366" w:rsidP="002A0366">
      <w:pPr>
        <w:spacing w:before="100" w:beforeAutospacing="1" w:after="100" w:afterAutospacing="1" w:line="240" w:lineRule="auto"/>
        <w:rPr>
          <w:rFonts w:ascii="Times New Roman" w:eastAsia="Times New Roman" w:hAnsi="Times New Roman" w:cs="Times New Roman"/>
          <w:b/>
          <w:sz w:val="24"/>
          <w:szCs w:val="24"/>
        </w:rPr>
      </w:pPr>
    </w:p>
    <w:p w:rsidR="002A0366" w:rsidRDefault="002A0366" w:rsidP="002A0366">
      <w:pPr>
        <w:spacing w:before="100" w:beforeAutospacing="1" w:after="100" w:afterAutospacing="1" w:line="240" w:lineRule="auto"/>
        <w:rPr>
          <w:rFonts w:ascii="Times New Roman" w:eastAsia="Times New Roman" w:hAnsi="Times New Roman" w:cs="Times New Roman"/>
          <w:b/>
          <w:sz w:val="24"/>
          <w:szCs w:val="24"/>
        </w:rPr>
      </w:pPr>
    </w:p>
    <w:p w:rsidR="00827519" w:rsidRDefault="00597647" w:rsidP="000270FA">
      <w:pPr>
        <w:pStyle w:val="NormalWeb"/>
        <w:shd w:val="clear" w:color="auto" w:fill="FFFFFF"/>
        <w:rPr>
          <w:b/>
          <w:bCs/>
          <w:color w:val="000000"/>
          <w:szCs w:val="16"/>
          <w:lang w:val="en-US"/>
        </w:rPr>
      </w:pPr>
      <w:r w:rsidRPr="00597647">
        <w:rPr>
          <w:b/>
          <w:bCs/>
          <w:color w:val="000000"/>
          <w:szCs w:val="16"/>
          <w:lang w:val="en-US"/>
        </w:rPr>
        <w:lastRenderedPageBreak/>
        <w:t xml:space="preserve">HIGH LEVEL VISITS FROM </w:t>
      </w:r>
      <w:r>
        <w:rPr>
          <w:b/>
          <w:bCs/>
          <w:color w:val="000000"/>
          <w:szCs w:val="16"/>
          <w:lang w:val="en-US"/>
        </w:rPr>
        <w:t xml:space="preserve"> </w:t>
      </w:r>
      <w:r w:rsidRPr="00597647">
        <w:rPr>
          <w:b/>
          <w:bCs/>
          <w:color w:val="000000"/>
          <w:szCs w:val="16"/>
          <w:lang w:val="en-US"/>
        </w:rPr>
        <w:t>JAPAN TO INDIA</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2007Mr. Amari, Minister for Economy, Trade and Industry</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2007Mr. Abe, Prime Minister</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2007Ms. Koike, Minister of Defense</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2008Mr. Nukaga, Minister of Finance</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2008Mr. Koumura, Minister for Foreign Affairs</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2009Mr. Ozawa, Minister of the Environment</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2009Mr. Hatoyama, Prime Minister</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2010Mr. Haraguchi, Minister of Internal Affairs and Communications</w:t>
      </w:r>
    </w:p>
    <w:p w:rsidR="00610384" w:rsidRPr="00597647" w:rsidRDefault="00626978" w:rsidP="009D7089">
      <w:pPr>
        <w:pStyle w:val="NormalWeb"/>
        <w:numPr>
          <w:ilvl w:val="0"/>
          <w:numId w:val="9"/>
        </w:numPr>
        <w:shd w:val="clear" w:color="auto" w:fill="FFFFFF"/>
        <w:rPr>
          <w:bCs/>
          <w:color w:val="000000"/>
          <w:szCs w:val="16"/>
          <w:lang w:val="en-US"/>
        </w:rPr>
      </w:pPr>
      <w:r w:rsidRPr="00597647">
        <w:rPr>
          <w:bCs/>
          <w:color w:val="000000"/>
          <w:szCs w:val="16"/>
          <w:lang w:val="en-US"/>
        </w:rPr>
        <w:t>2010Mr. Suzuki, Commandant of Coast Guar</w:t>
      </w:r>
    </w:p>
    <w:p w:rsidR="00597647" w:rsidRPr="00597647" w:rsidRDefault="00597647" w:rsidP="009D7089">
      <w:pPr>
        <w:pStyle w:val="NormalWeb"/>
        <w:numPr>
          <w:ilvl w:val="0"/>
          <w:numId w:val="9"/>
        </w:numPr>
        <w:shd w:val="clear" w:color="auto" w:fill="FFFFFF"/>
        <w:rPr>
          <w:bCs/>
          <w:color w:val="000000"/>
          <w:szCs w:val="16"/>
          <w:lang w:val="en-US"/>
        </w:rPr>
      </w:pPr>
      <w:r w:rsidRPr="00597647">
        <w:rPr>
          <w:bCs/>
          <w:color w:val="000000"/>
          <w:szCs w:val="16"/>
          <w:lang w:val="en-US"/>
        </w:rPr>
        <w:t>2010Mr. Naoshima, Minister of Trade and Industry</w:t>
      </w:r>
    </w:p>
    <w:p w:rsidR="00597647" w:rsidRDefault="00597647" w:rsidP="009D7089">
      <w:pPr>
        <w:pStyle w:val="NormalWeb"/>
        <w:numPr>
          <w:ilvl w:val="0"/>
          <w:numId w:val="9"/>
        </w:numPr>
        <w:shd w:val="clear" w:color="auto" w:fill="FFFFFF"/>
        <w:rPr>
          <w:bCs/>
          <w:color w:val="000000"/>
          <w:szCs w:val="16"/>
          <w:lang w:val="en-US"/>
        </w:rPr>
      </w:pPr>
      <w:r w:rsidRPr="00597647">
        <w:rPr>
          <w:bCs/>
          <w:color w:val="000000"/>
          <w:szCs w:val="16"/>
          <w:lang w:val="en-US"/>
        </w:rPr>
        <w:t xml:space="preserve">2010Mr. Kitazawa, Minister of Defense </w:t>
      </w:r>
    </w:p>
    <w:p w:rsidR="00597647" w:rsidRDefault="00597647" w:rsidP="00597647">
      <w:pPr>
        <w:pStyle w:val="NormalWeb"/>
        <w:shd w:val="clear" w:color="auto" w:fill="FFFFFF"/>
        <w:rPr>
          <w:b/>
          <w:bCs/>
          <w:color w:val="000000"/>
          <w:szCs w:val="16"/>
          <w:lang w:val="en-US"/>
        </w:rPr>
      </w:pPr>
      <w:r w:rsidRPr="00597647">
        <w:rPr>
          <w:b/>
          <w:bCs/>
          <w:color w:val="000000"/>
          <w:szCs w:val="16"/>
          <w:lang w:val="en-US"/>
        </w:rPr>
        <w:t>HIGH LEVEL VISITS FROM</w:t>
      </w:r>
      <w:r>
        <w:rPr>
          <w:b/>
          <w:bCs/>
          <w:color w:val="000000"/>
          <w:szCs w:val="16"/>
          <w:lang w:val="en-US"/>
        </w:rPr>
        <w:t xml:space="preserve"> </w:t>
      </w:r>
      <w:r w:rsidRPr="00597647">
        <w:rPr>
          <w:b/>
          <w:bCs/>
          <w:color w:val="000000"/>
          <w:szCs w:val="16"/>
          <w:lang w:val="en-US"/>
        </w:rPr>
        <w:t xml:space="preserve">INDIA </w:t>
      </w:r>
      <w:r>
        <w:rPr>
          <w:b/>
          <w:bCs/>
          <w:color w:val="000000"/>
          <w:szCs w:val="16"/>
          <w:lang w:val="en-US"/>
        </w:rPr>
        <w:t xml:space="preserve"> </w:t>
      </w:r>
      <w:r w:rsidRPr="00597647">
        <w:rPr>
          <w:b/>
          <w:bCs/>
          <w:color w:val="000000"/>
          <w:szCs w:val="16"/>
          <w:lang w:val="en-US"/>
        </w:rPr>
        <w:t>TO JAPAN</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2007Mr. Jaipal Reddy, Minister of Urban Development</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2008Dr. Manmohan Singh, Prime Minister</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2008Mr. Kamal Nath, Minister for Commerce and Industry</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Chidambaram, Principal Scientific Advisor</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Lalu Prasad, Minister of Railways</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S.M. Krishna, Minister for External Affairs</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Dayanidhi Maran, Minister for Textile</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Narayanan, National Security Adviser</w:t>
      </w:r>
    </w:p>
    <w:p w:rsidR="00610384" w:rsidRPr="00597647" w:rsidRDefault="00626978" w:rsidP="009D7089">
      <w:pPr>
        <w:pStyle w:val="NormalWeb"/>
        <w:numPr>
          <w:ilvl w:val="0"/>
          <w:numId w:val="10"/>
        </w:numPr>
        <w:shd w:val="clear" w:color="auto" w:fill="FFFFFF"/>
        <w:rPr>
          <w:bCs/>
          <w:color w:val="000000"/>
          <w:szCs w:val="16"/>
        </w:rPr>
      </w:pPr>
      <w:r w:rsidRPr="00597647">
        <w:rPr>
          <w:bCs/>
          <w:color w:val="000000"/>
          <w:szCs w:val="16"/>
        </w:rPr>
        <w:t>2009Mr. A.K. Antony, Minister for Defense</w:t>
      </w:r>
    </w:p>
    <w:p w:rsidR="002A0366" w:rsidRDefault="00597647" w:rsidP="009D7089">
      <w:pPr>
        <w:pStyle w:val="NormalWeb"/>
        <w:numPr>
          <w:ilvl w:val="0"/>
          <w:numId w:val="10"/>
        </w:numPr>
        <w:shd w:val="clear" w:color="auto" w:fill="FFFFFF"/>
        <w:rPr>
          <w:bCs/>
          <w:color w:val="000000"/>
          <w:szCs w:val="16"/>
          <w:lang w:val="en-US"/>
        </w:rPr>
      </w:pPr>
      <w:r w:rsidRPr="00597647">
        <w:rPr>
          <w:bCs/>
          <w:color w:val="000000"/>
          <w:szCs w:val="16"/>
          <w:lang w:val="en-US"/>
        </w:rPr>
        <w:t>2010Mr. Kamal Nath, Minister of Road Transport &amp; Highways</w:t>
      </w:r>
    </w:p>
    <w:p w:rsidR="002A0366" w:rsidRDefault="002A0366" w:rsidP="009D7089">
      <w:pPr>
        <w:pStyle w:val="NormalWeb"/>
        <w:numPr>
          <w:ilvl w:val="0"/>
          <w:numId w:val="10"/>
        </w:numPr>
        <w:shd w:val="clear" w:color="auto" w:fill="FFFFFF"/>
        <w:rPr>
          <w:bCs/>
          <w:color w:val="000000"/>
          <w:szCs w:val="16"/>
          <w:lang w:val="en-US"/>
        </w:rPr>
      </w:pPr>
    </w:p>
    <w:p w:rsidR="002A0366" w:rsidRDefault="002A0366" w:rsidP="002A0366">
      <w:pPr>
        <w:pStyle w:val="NormalWeb"/>
        <w:shd w:val="clear" w:color="auto" w:fill="FFFFFF"/>
        <w:ind w:left="360"/>
        <w:rPr>
          <w:rStyle w:val="Strong"/>
          <w:color w:val="000000"/>
          <w:szCs w:val="16"/>
        </w:rPr>
      </w:pPr>
      <w:r>
        <w:rPr>
          <w:bCs/>
          <w:color w:val="000000"/>
          <w:szCs w:val="16"/>
          <w:lang w:val="en-US"/>
        </w:rPr>
        <w:lastRenderedPageBreak/>
        <w:t xml:space="preserve">                                                        </w:t>
      </w:r>
      <w:r w:rsidRPr="002A0366">
        <w:rPr>
          <w:rStyle w:val="Strong"/>
          <w:color w:val="000000"/>
          <w:szCs w:val="16"/>
        </w:rPr>
        <w:t>EMBASSY</w:t>
      </w:r>
    </w:p>
    <w:p w:rsidR="002A0366" w:rsidRPr="0003515E" w:rsidRDefault="002A0366" w:rsidP="002A0366">
      <w:pPr>
        <w:spacing w:before="100" w:beforeAutospacing="1" w:after="100" w:afterAutospacing="1" w:line="240" w:lineRule="auto"/>
        <w:rPr>
          <w:rFonts w:ascii="Times New Roman" w:hAnsi="Times New Roman"/>
          <w:sz w:val="24"/>
        </w:rPr>
      </w:pPr>
      <w:r>
        <w:rPr>
          <w:rFonts w:ascii="Times New Roman" w:hAnsi="Times New Roman"/>
          <w:sz w:val="24"/>
        </w:rPr>
        <w:t xml:space="preserve">                                                   </w:t>
      </w:r>
      <w:r>
        <w:rPr>
          <w:rFonts w:ascii="Times New Roman" w:hAnsi="Times New Roman"/>
          <w:noProof/>
          <w:sz w:val="24"/>
        </w:rPr>
        <w:drawing>
          <wp:inline distT="0" distB="0" distL="0" distR="0">
            <wp:extent cx="1543050" cy="137160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cstate="print"/>
                    <a:srcRect/>
                    <a:stretch>
                      <a:fillRect/>
                    </a:stretch>
                  </pic:blipFill>
                  <pic:spPr bwMode="auto">
                    <a:xfrm>
                      <a:off x="0" y="0"/>
                      <a:ext cx="1543050" cy="1371600"/>
                    </a:xfrm>
                    <a:prstGeom prst="rect">
                      <a:avLst/>
                    </a:prstGeom>
                    <a:noFill/>
                    <a:ln w="9525">
                      <a:noFill/>
                      <a:miter lim="800000"/>
                      <a:headEnd/>
                      <a:tailEnd/>
                    </a:ln>
                  </pic:spPr>
                </pic:pic>
              </a:graphicData>
            </a:graphic>
          </wp:inline>
        </w:drawing>
      </w:r>
    </w:p>
    <w:p w:rsidR="002A0366" w:rsidRDefault="002A0366" w:rsidP="002A0366">
      <w:pPr>
        <w:pStyle w:val="style9"/>
      </w:pPr>
      <w:r>
        <w:rPr>
          <w:rFonts w:eastAsiaTheme="minorEastAsia" w:cstheme="minorBidi"/>
          <w:szCs w:val="22"/>
        </w:rPr>
        <w:t xml:space="preserve">                                                       </w:t>
      </w:r>
      <w:r>
        <w:t>Mr. Alok Prasad</w:t>
      </w:r>
      <w:r>
        <w:br/>
        <w:t xml:space="preserve">                                             Ambassador of India to Japan</w:t>
      </w:r>
    </w:p>
    <w:p w:rsidR="002A0366" w:rsidRDefault="002A0366" w:rsidP="002A0366">
      <w:pPr>
        <w:pStyle w:val="style5"/>
        <w:jc w:val="both"/>
      </w:pPr>
      <w:r>
        <w:t>Mr. Alok Prasad assumed charge as Ambassador of India to Japan on 09 February 2011.</w:t>
      </w:r>
    </w:p>
    <w:p w:rsidR="002A0366" w:rsidRDefault="002A0366" w:rsidP="002A0366">
      <w:pPr>
        <w:pStyle w:val="style5"/>
        <w:jc w:val="both"/>
        <w:rPr>
          <w:rFonts w:cs="Arial"/>
        </w:rPr>
      </w:pPr>
      <w:r>
        <w:rPr>
          <w:rFonts w:cs="Arial"/>
        </w:rPr>
        <w:t>Immediately prior to his appointment as India’s Ambassador to Japan, Mr. Prasad served as India’s Deputy National Security Adviser, the post which he held since October 2009.</w:t>
      </w:r>
    </w:p>
    <w:p w:rsidR="002A0366" w:rsidRDefault="002A0366" w:rsidP="002A0366">
      <w:pPr>
        <w:pStyle w:val="style5"/>
        <w:jc w:val="both"/>
        <w:rPr>
          <w:rFonts w:cs="Arial"/>
        </w:rPr>
      </w:pPr>
      <w:r>
        <w:rPr>
          <w:rFonts w:cs="Arial"/>
        </w:rPr>
        <w:t>During his career spanning 36 years, Mr. Prasad has held several important assignments including as High Commissioner of India to Sri Lanka (Dec. 2006 – Oct. 2009) and Singapore (Mar. 2004 – Dec. 2006).  He has also represented India in various capacities in Germany, United Nations – New York, Netherlands, Nepal, Burma and Botswana.</w:t>
      </w:r>
    </w:p>
    <w:p w:rsidR="002A0366" w:rsidRDefault="002A0366" w:rsidP="002A0366">
      <w:pPr>
        <w:pStyle w:val="style5"/>
        <w:jc w:val="both"/>
        <w:rPr>
          <w:rFonts w:cs="Arial"/>
        </w:rPr>
      </w:pPr>
      <w:r>
        <w:rPr>
          <w:rFonts w:cs="Arial"/>
        </w:rPr>
        <w:t>He headed the Americas Division at the Ministry of External Affairs in New Delhi for five years (Sep. 1995 to Nov. 2000) followed by an assignment as Deputy Chief of Mission in Washington (Dec. 2000 – Feb. 2004).  During this period, he played a key role in expanding bilateral relations between India and the United States.</w:t>
      </w:r>
    </w:p>
    <w:p w:rsidR="002A0366" w:rsidRDefault="002A0366" w:rsidP="002A0366">
      <w:pPr>
        <w:pStyle w:val="style4"/>
        <w:jc w:val="both"/>
        <w:rPr>
          <w:rFonts w:cs="Arial"/>
        </w:rPr>
      </w:pPr>
      <w:r>
        <w:rPr>
          <w:rFonts w:cs="Arial"/>
        </w:rPr>
        <w:t>He has also served in the Prime Minister’s Office, where he was closely involved with India’s economic liberalization and structural reforms programme.</w:t>
      </w:r>
    </w:p>
    <w:p w:rsidR="002A0366" w:rsidRDefault="002A0366" w:rsidP="002A0366">
      <w:pPr>
        <w:pStyle w:val="style5"/>
        <w:jc w:val="both"/>
        <w:rPr>
          <w:rFonts w:cs="Arial"/>
        </w:rPr>
      </w:pPr>
      <w:r>
        <w:rPr>
          <w:rFonts w:cs="Arial"/>
        </w:rPr>
        <w:t>Mr. Alok Prasad is a member of the 1974 batch of the Indian Foreign Service. He holds a Masters degree in Economics from the University of Delhi.  He is a Fellow of the Centre for International Affairs, Harvard University.</w:t>
      </w:r>
    </w:p>
    <w:p w:rsidR="002A0366" w:rsidRDefault="002A0366" w:rsidP="002A0366">
      <w:pPr>
        <w:pStyle w:val="NormalWeb"/>
        <w:shd w:val="clear" w:color="auto" w:fill="FFFFFF"/>
        <w:ind w:left="360"/>
        <w:jc w:val="both"/>
        <w:rPr>
          <w:rStyle w:val="Strong"/>
          <w:color w:val="000000"/>
          <w:szCs w:val="16"/>
        </w:rPr>
      </w:pPr>
    </w:p>
    <w:p w:rsidR="002A0366" w:rsidRDefault="002A0366" w:rsidP="002A0366">
      <w:pPr>
        <w:pStyle w:val="NormalWeb"/>
        <w:shd w:val="clear" w:color="auto" w:fill="FFFFFF"/>
        <w:ind w:left="360"/>
        <w:jc w:val="both"/>
        <w:rPr>
          <w:rStyle w:val="Strong"/>
          <w:color w:val="000000"/>
          <w:szCs w:val="16"/>
        </w:rPr>
      </w:pPr>
    </w:p>
    <w:p w:rsidR="002A0366" w:rsidRDefault="002A0366" w:rsidP="002A0366">
      <w:pPr>
        <w:pStyle w:val="NormalWeb"/>
        <w:shd w:val="clear" w:color="auto" w:fill="FFFFFF"/>
        <w:ind w:left="360"/>
        <w:rPr>
          <w:rStyle w:val="Strong"/>
          <w:color w:val="000000"/>
          <w:szCs w:val="16"/>
        </w:rPr>
      </w:pPr>
    </w:p>
    <w:p w:rsidR="002A0366" w:rsidRDefault="002A0366" w:rsidP="002A0366">
      <w:pPr>
        <w:pStyle w:val="NormalWeb"/>
        <w:shd w:val="clear" w:color="auto" w:fill="FFFFFF"/>
        <w:ind w:left="360"/>
        <w:rPr>
          <w:rStyle w:val="Strong"/>
          <w:color w:val="000000"/>
          <w:szCs w:val="16"/>
        </w:rPr>
      </w:pPr>
    </w:p>
    <w:p w:rsidR="002A0366" w:rsidRPr="002A0366" w:rsidRDefault="002A0366" w:rsidP="002A0366">
      <w:pPr>
        <w:pStyle w:val="NormalWeb"/>
        <w:shd w:val="clear" w:color="auto" w:fill="FFFFFF"/>
        <w:rPr>
          <w:bCs/>
          <w:color w:val="000000"/>
          <w:szCs w:val="16"/>
          <w:lang w:val="en-US"/>
        </w:rPr>
      </w:pPr>
    </w:p>
    <w:tbl>
      <w:tblPr>
        <w:tblW w:w="5000" w:type="pct"/>
        <w:tblCellSpacing w:w="15" w:type="dxa"/>
        <w:shd w:val="clear" w:color="auto" w:fill="FFFFFF"/>
        <w:tblCellMar>
          <w:top w:w="30" w:type="dxa"/>
          <w:left w:w="30" w:type="dxa"/>
          <w:bottom w:w="30" w:type="dxa"/>
          <w:right w:w="30" w:type="dxa"/>
        </w:tblCellMar>
        <w:tblLook w:val="04A0"/>
      </w:tblPr>
      <w:tblGrid>
        <w:gridCol w:w="3604"/>
        <w:gridCol w:w="1933"/>
        <w:gridCol w:w="1545"/>
        <w:gridCol w:w="2398"/>
      </w:tblGrid>
      <w:tr w:rsidR="002A0366" w:rsidTr="002A0366">
        <w:trPr>
          <w:tblCellSpacing w:w="15" w:type="dxa"/>
        </w:trPr>
        <w:tc>
          <w:tcPr>
            <w:tcW w:w="4968" w:type="pct"/>
            <w:gridSpan w:val="4"/>
            <w:shd w:val="clear" w:color="auto" w:fill="BBCDF7"/>
            <w:hideMark/>
          </w:tcPr>
          <w:p w:rsidR="002A0366" w:rsidRDefault="002A0366" w:rsidP="002A0366">
            <w:pPr>
              <w:rPr>
                <w:sz w:val="24"/>
                <w:szCs w:val="24"/>
              </w:rPr>
            </w:pPr>
            <w:r>
              <w:rPr>
                <w:rFonts w:ascii="Verdana" w:hAnsi="Verdana"/>
                <w:b/>
                <w:bCs/>
                <w:sz w:val="20"/>
                <w:szCs w:val="20"/>
              </w:rPr>
              <w:lastRenderedPageBreak/>
              <w:t xml:space="preserve">1. </w:t>
            </w:r>
            <w:r w:rsidRPr="002A0366">
              <w:rPr>
                <w:rFonts w:ascii="Verdana" w:hAnsi="Verdana"/>
                <w:b/>
                <w:bCs/>
                <w:sz w:val="20"/>
                <w:szCs w:val="20"/>
              </w:rPr>
              <w:t>Consulate-General of Japan, Kolkata</w:t>
            </w:r>
          </w:p>
        </w:tc>
      </w:tr>
      <w:tr w:rsidR="002A0366" w:rsidTr="002A0366">
        <w:trPr>
          <w:tblCellSpacing w:w="15" w:type="dxa"/>
        </w:trPr>
        <w:tc>
          <w:tcPr>
            <w:tcW w:w="4968" w:type="pct"/>
            <w:gridSpan w:val="4"/>
            <w:shd w:val="clear" w:color="auto" w:fill="F0F4FD"/>
            <w:hideMark/>
          </w:tcPr>
          <w:p w:rsidR="002A0366" w:rsidRDefault="002A0366" w:rsidP="002A0366">
            <w:pPr>
              <w:spacing w:after="240"/>
              <w:rPr>
                <w:sz w:val="24"/>
                <w:szCs w:val="24"/>
              </w:rPr>
            </w:pPr>
            <w:r>
              <w:rPr>
                <w:rFonts w:ascii="Verdana" w:hAnsi="Verdana"/>
                <w:sz w:val="20"/>
                <w:szCs w:val="20"/>
              </w:rPr>
              <w:t>55, M. N. Sen Lane, Tollygunge,</w:t>
            </w:r>
            <w:r>
              <w:rPr>
                <w:rFonts w:ascii="Verdana" w:hAnsi="Verdana"/>
                <w:sz w:val="20"/>
                <w:szCs w:val="20"/>
              </w:rPr>
              <w:br/>
              <w:t>Kolkata-700040.</w:t>
            </w:r>
            <w:r>
              <w:rPr>
                <w:rFonts w:ascii="Verdana" w:hAnsi="Verdana"/>
                <w:sz w:val="20"/>
                <w:szCs w:val="20"/>
              </w:rPr>
              <w:br/>
              <w:t>India.</w:t>
            </w:r>
            <w:r>
              <w:rPr>
                <w:rFonts w:ascii="Verdana" w:hAnsi="Verdana"/>
                <w:sz w:val="20"/>
                <w:szCs w:val="20"/>
              </w:rPr>
              <w:br/>
              <w:t>Tel: 91-33-2421-1970</w:t>
            </w:r>
            <w:r>
              <w:rPr>
                <w:rFonts w:ascii="Verdana" w:hAnsi="Verdana"/>
                <w:sz w:val="20"/>
                <w:szCs w:val="20"/>
              </w:rPr>
              <w:br/>
              <w:t>Fax: 91-33-2421-1971</w:t>
            </w:r>
          </w:p>
        </w:tc>
      </w:tr>
      <w:tr w:rsidR="002A0366" w:rsidTr="002A0366">
        <w:trPr>
          <w:tblCellSpacing w:w="15" w:type="dxa"/>
        </w:trPr>
        <w:tc>
          <w:tcPr>
            <w:tcW w:w="4968" w:type="pct"/>
            <w:gridSpan w:val="4"/>
            <w:shd w:val="clear" w:color="auto" w:fill="BBCDF7"/>
            <w:hideMark/>
          </w:tcPr>
          <w:p w:rsidR="002A0366" w:rsidRDefault="002A0366" w:rsidP="002A0366">
            <w:pPr>
              <w:rPr>
                <w:sz w:val="24"/>
                <w:szCs w:val="24"/>
              </w:rPr>
            </w:pPr>
            <w:r>
              <w:rPr>
                <w:rFonts w:ascii="Verdana" w:hAnsi="Verdana"/>
                <w:b/>
                <w:bCs/>
                <w:sz w:val="20"/>
                <w:szCs w:val="20"/>
              </w:rPr>
              <w:t xml:space="preserve">2. </w:t>
            </w:r>
            <w:r w:rsidRPr="002A0366">
              <w:rPr>
                <w:rFonts w:ascii="Verdana" w:hAnsi="Verdana"/>
                <w:b/>
                <w:bCs/>
                <w:sz w:val="20"/>
                <w:szCs w:val="20"/>
              </w:rPr>
              <w:t>Consulate-General of Japan, Mumbai</w:t>
            </w:r>
          </w:p>
        </w:tc>
      </w:tr>
      <w:tr w:rsidR="002A0366" w:rsidTr="002A0366">
        <w:trPr>
          <w:tblCellSpacing w:w="15" w:type="dxa"/>
        </w:trPr>
        <w:tc>
          <w:tcPr>
            <w:tcW w:w="4968" w:type="pct"/>
            <w:gridSpan w:val="4"/>
            <w:shd w:val="clear" w:color="auto" w:fill="F0F4FD"/>
            <w:hideMark/>
          </w:tcPr>
          <w:p w:rsidR="002A0366" w:rsidRDefault="002A0366" w:rsidP="002A0366">
            <w:pPr>
              <w:spacing w:after="240"/>
              <w:rPr>
                <w:sz w:val="24"/>
                <w:szCs w:val="24"/>
              </w:rPr>
            </w:pPr>
            <w:r>
              <w:rPr>
                <w:rFonts w:ascii="Verdana" w:hAnsi="Verdana"/>
                <w:sz w:val="20"/>
                <w:szCs w:val="20"/>
              </w:rPr>
              <w:t>1, M.L. Dahanukar Marg, Cumbala Hill </w:t>
            </w:r>
            <w:r>
              <w:rPr>
                <w:rFonts w:ascii="Verdana" w:hAnsi="Verdana"/>
                <w:sz w:val="20"/>
                <w:szCs w:val="20"/>
              </w:rPr>
              <w:br/>
              <w:t>Mumbai-400026.</w:t>
            </w:r>
            <w:r>
              <w:rPr>
                <w:rFonts w:ascii="Verdana" w:hAnsi="Verdana"/>
                <w:sz w:val="20"/>
                <w:szCs w:val="20"/>
              </w:rPr>
              <w:br/>
              <w:t>India.</w:t>
            </w:r>
            <w:r>
              <w:rPr>
                <w:rFonts w:ascii="Verdana" w:hAnsi="Verdana"/>
                <w:sz w:val="20"/>
                <w:szCs w:val="20"/>
              </w:rPr>
              <w:br/>
              <w:t>Tel: 91-22-2351-7101</w:t>
            </w:r>
            <w:r>
              <w:rPr>
                <w:rFonts w:ascii="Verdana" w:hAnsi="Verdana"/>
                <w:sz w:val="20"/>
                <w:szCs w:val="20"/>
              </w:rPr>
              <w:br/>
              <w:t>Fax: 91-22-2351-7120</w:t>
            </w:r>
          </w:p>
        </w:tc>
      </w:tr>
      <w:tr w:rsidR="002A0366" w:rsidTr="002A0366">
        <w:trPr>
          <w:tblCellSpacing w:w="15" w:type="dxa"/>
        </w:trPr>
        <w:tc>
          <w:tcPr>
            <w:tcW w:w="4968" w:type="pct"/>
            <w:gridSpan w:val="4"/>
            <w:shd w:val="clear" w:color="auto" w:fill="BBCDF7"/>
            <w:hideMark/>
          </w:tcPr>
          <w:p w:rsidR="002A0366" w:rsidRDefault="002A0366" w:rsidP="002A0366">
            <w:pPr>
              <w:rPr>
                <w:sz w:val="24"/>
                <w:szCs w:val="24"/>
              </w:rPr>
            </w:pPr>
            <w:r>
              <w:rPr>
                <w:rFonts w:ascii="Verdana" w:hAnsi="Verdana"/>
                <w:b/>
                <w:bCs/>
                <w:sz w:val="20"/>
                <w:szCs w:val="20"/>
              </w:rPr>
              <w:t xml:space="preserve">3. </w:t>
            </w:r>
            <w:r w:rsidRPr="002A0366">
              <w:rPr>
                <w:rFonts w:ascii="Verdana" w:hAnsi="Verdana"/>
                <w:b/>
                <w:bCs/>
                <w:sz w:val="20"/>
                <w:szCs w:val="20"/>
              </w:rPr>
              <w:t>Consulate-General of Japan, Chennai</w:t>
            </w:r>
          </w:p>
        </w:tc>
      </w:tr>
      <w:tr w:rsidR="002A0366" w:rsidTr="002A0366">
        <w:trPr>
          <w:tblCellSpacing w:w="15" w:type="dxa"/>
        </w:trPr>
        <w:tc>
          <w:tcPr>
            <w:tcW w:w="4968" w:type="pct"/>
            <w:gridSpan w:val="4"/>
            <w:shd w:val="clear" w:color="auto" w:fill="F0F4FD"/>
            <w:hideMark/>
          </w:tcPr>
          <w:p w:rsidR="002A0366" w:rsidRDefault="002A0366" w:rsidP="002A0366">
            <w:pPr>
              <w:spacing w:after="240"/>
              <w:rPr>
                <w:sz w:val="24"/>
                <w:szCs w:val="24"/>
              </w:rPr>
            </w:pPr>
            <w:r>
              <w:rPr>
                <w:rFonts w:ascii="Verdana" w:hAnsi="Verdana"/>
              </w:rPr>
              <w:t>No.12/1, Cenetoph Road, 1st Street</w:t>
            </w:r>
            <w:r>
              <w:rPr>
                <w:rFonts w:ascii="Verdana" w:hAnsi="Verdana"/>
              </w:rPr>
              <w:br/>
              <w:t>Teynampet</w:t>
            </w:r>
            <w:r>
              <w:rPr>
                <w:rFonts w:ascii="Verdana" w:hAnsi="Verdana"/>
              </w:rPr>
              <w:br/>
              <w:t>Chennai-600018</w:t>
            </w:r>
            <w:r>
              <w:rPr>
                <w:rFonts w:ascii="Verdana" w:hAnsi="Verdana"/>
              </w:rPr>
              <w:br/>
              <w:t>India.</w:t>
            </w:r>
            <w:r>
              <w:rPr>
                <w:rFonts w:ascii="Verdana" w:hAnsi="Verdana"/>
              </w:rPr>
              <w:br/>
              <w:t>Tel: 91-44-2432-3860, 2432-3861, 2432-3862, 2432-3863</w:t>
            </w:r>
            <w:r>
              <w:rPr>
                <w:rFonts w:ascii="Verdana" w:hAnsi="Verdana"/>
              </w:rPr>
              <w:br/>
              <w:t>Fax: 91-44-2432-3856</w:t>
            </w:r>
          </w:p>
        </w:tc>
      </w:tr>
      <w:tr w:rsidR="002A0366" w:rsidTr="002A0366">
        <w:trPr>
          <w:tblCellSpacing w:w="15" w:type="dxa"/>
        </w:trPr>
        <w:tc>
          <w:tcPr>
            <w:tcW w:w="4968" w:type="pct"/>
            <w:gridSpan w:val="4"/>
            <w:shd w:val="clear" w:color="auto" w:fill="BBCDF7"/>
            <w:hideMark/>
          </w:tcPr>
          <w:p w:rsidR="002A0366" w:rsidRDefault="002A0366" w:rsidP="002A0366">
            <w:pPr>
              <w:rPr>
                <w:sz w:val="24"/>
                <w:szCs w:val="24"/>
              </w:rPr>
            </w:pPr>
            <w:r>
              <w:rPr>
                <w:rFonts w:ascii="Verdana" w:hAnsi="Verdana"/>
                <w:b/>
                <w:bCs/>
                <w:sz w:val="20"/>
                <w:szCs w:val="20"/>
              </w:rPr>
              <w:t>4.</w:t>
            </w:r>
            <w:r w:rsidRPr="002A0366">
              <w:rPr>
                <w:rFonts w:ascii="Verdana" w:hAnsi="Verdana"/>
                <w:b/>
                <w:bCs/>
                <w:sz w:val="20"/>
                <w:szCs w:val="20"/>
              </w:rPr>
              <w:t>Consulate of Japan, Bangalore</w:t>
            </w:r>
          </w:p>
        </w:tc>
      </w:tr>
      <w:tr w:rsidR="002A0366" w:rsidTr="002A0366">
        <w:trPr>
          <w:tblCellSpacing w:w="15" w:type="dxa"/>
        </w:trPr>
        <w:tc>
          <w:tcPr>
            <w:tcW w:w="4968" w:type="pct"/>
            <w:gridSpan w:val="4"/>
            <w:shd w:val="clear" w:color="auto" w:fill="F0F4FD"/>
            <w:hideMark/>
          </w:tcPr>
          <w:p w:rsidR="002A0366" w:rsidRDefault="002A0366" w:rsidP="002A0366">
            <w:pPr>
              <w:rPr>
                <w:sz w:val="24"/>
                <w:szCs w:val="24"/>
              </w:rPr>
            </w:pPr>
            <w:r>
              <w:rPr>
                <w:rFonts w:ascii="Verdana" w:hAnsi="Verdana"/>
                <w:sz w:val="20"/>
                <w:szCs w:val="20"/>
              </w:rPr>
              <w:t>1st Floor, Prestige Nebula</w:t>
            </w:r>
            <w:r>
              <w:rPr>
                <w:rFonts w:ascii="Verdana" w:hAnsi="Verdana"/>
                <w:sz w:val="20"/>
                <w:szCs w:val="20"/>
              </w:rPr>
              <w:br/>
              <w:t>No. 8-14, Cubbon Road</w:t>
            </w:r>
            <w:r>
              <w:rPr>
                <w:rFonts w:ascii="Verdana" w:hAnsi="Verdana"/>
                <w:sz w:val="20"/>
                <w:szCs w:val="20"/>
              </w:rPr>
              <w:br/>
              <w:t>Bangalore-560 001</w:t>
            </w:r>
            <w:r>
              <w:rPr>
                <w:rFonts w:ascii="Verdana" w:hAnsi="Verdana"/>
                <w:sz w:val="20"/>
                <w:szCs w:val="20"/>
              </w:rPr>
              <w:br/>
              <w:t>India.</w:t>
            </w:r>
            <w:r>
              <w:rPr>
                <w:rFonts w:ascii="Verdana" w:hAnsi="Verdana"/>
                <w:sz w:val="20"/>
                <w:szCs w:val="20"/>
              </w:rPr>
              <w:br/>
              <w:t>Tel: 91-80-4064-9999</w:t>
            </w:r>
            <w:r>
              <w:rPr>
                <w:rFonts w:ascii="Verdana" w:hAnsi="Verdana"/>
                <w:sz w:val="20"/>
                <w:szCs w:val="20"/>
              </w:rPr>
              <w:br/>
              <w:t>Fax: 91-80-4166-0114</w:t>
            </w:r>
          </w:p>
        </w:tc>
      </w:tr>
      <w:tr w:rsidR="002A0366" w:rsidTr="002A0366">
        <w:tblPrEx>
          <w:jc w:val="center"/>
          <w:tblBorders>
            <w:top w:val="outset" w:sz="6" w:space="0" w:color="auto"/>
            <w:left w:val="outset" w:sz="6" w:space="0" w:color="auto"/>
            <w:bottom w:val="outset" w:sz="6" w:space="0" w:color="auto"/>
            <w:right w:val="outset" w:sz="6" w:space="0" w:color="auto"/>
          </w:tblBorders>
          <w:shd w:val="clear" w:color="auto" w:fill="auto"/>
          <w:tblCellMar>
            <w:top w:w="15" w:type="dxa"/>
            <w:left w:w="15" w:type="dxa"/>
            <w:bottom w:w="15" w:type="dxa"/>
            <w:right w:w="15" w:type="dxa"/>
          </w:tblCellMar>
        </w:tblPrEx>
        <w:trPr>
          <w:trHeight w:val="450"/>
          <w:tblCellSpacing w:w="15" w:type="dxa"/>
          <w:jc w:val="center"/>
        </w:trPr>
        <w:tc>
          <w:tcPr>
            <w:tcW w:w="1895"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2A0366" w:rsidRDefault="002A0366" w:rsidP="002A0366">
            <w:pPr>
              <w:rPr>
                <w:b/>
                <w:bCs/>
                <w:sz w:val="24"/>
                <w:szCs w:val="24"/>
              </w:rPr>
            </w:pPr>
            <w:r>
              <w:rPr>
                <w:b/>
                <w:bCs/>
              </w:rPr>
              <w:t>  Service</w:t>
            </w:r>
          </w:p>
        </w:tc>
        <w:tc>
          <w:tcPr>
            <w:tcW w:w="1013"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2A0366" w:rsidRDefault="002A0366" w:rsidP="002A0366">
            <w:pPr>
              <w:jc w:val="center"/>
              <w:rPr>
                <w:b/>
                <w:bCs/>
                <w:sz w:val="24"/>
                <w:szCs w:val="24"/>
              </w:rPr>
            </w:pPr>
            <w:r>
              <w:rPr>
                <w:b/>
                <w:bCs/>
              </w:rPr>
              <w:t xml:space="preserve">Tel. No. </w:t>
            </w:r>
          </w:p>
        </w:tc>
        <w:tc>
          <w:tcPr>
            <w:tcW w:w="807"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2A0366" w:rsidRDefault="002A0366" w:rsidP="002A0366">
            <w:pPr>
              <w:jc w:val="center"/>
              <w:rPr>
                <w:b/>
                <w:bCs/>
                <w:sz w:val="24"/>
                <w:szCs w:val="24"/>
              </w:rPr>
            </w:pPr>
            <w:r>
              <w:rPr>
                <w:b/>
                <w:bCs/>
              </w:rPr>
              <w:t>Fax  No.</w:t>
            </w:r>
          </w:p>
        </w:tc>
        <w:tc>
          <w:tcPr>
            <w:tcW w:w="1207"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2A0366" w:rsidRDefault="002A0366" w:rsidP="002A0366">
            <w:pPr>
              <w:jc w:val="center"/>
              <w:rPr>
                <w:b/>
                <w:bCs/>
                <w:sz w:val="24"/>
                <w:szCs w:val="24"/>
              </w:rPr>
            </w:pPr>
            <w:r>
              <w:rPr>
                <w:b/>
                <w:bCs/>
              </w:rPr>
              <w:t xml:space="preserve">E-mail </w:t>
            </w:r>
          </w:p>
        </w:tc>
      </w:tr>
      <w:tr w:rsidR="002A0366" w:rsidTr="002A0366">
        <w:tblPrEx>
          <w:jc w:val="center"/>
          <w:tblBorders>
            <w:top w:val="outset" w:sz="6" w:space="0" w:color="auto"/>
            <w:left w:val="outset" w:sz="6" w:space="0" w:color="auto"/>
            <w:bottom w:val="outset" w:sz="6" w:space="0" w:color="auto"/>
            <w:right w:val="outset" w:sz="6" w:space="0" w:color="auto"/>
          </w:tblBorders>
          <w:shd w:val="clear" w:color="auto" w:fill="auto"/>
          <w:tblCellMar>
            <w:top w:w="15" w:type="dxa"/>
            <w:left w:w="15" w:type="dxa"/>
            <w:bottom w:w="15" w:type="dxa"/>
            <w:right w:w="15" w:type="dxa"/>
          </w:tblCellMar>
        </w:tblPrEx>
        <w:trPr>
          <w:trHeight w:val="525"/>
          <w:tblCellSpacing w:w="15" w:type="dxa"/>
          <w:jc w:val="center"/>
        </w:trPr>
        <w:tc>
          <w:tcPr>
            <w:tcW w:w="1895"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Visa, Passport &amp; Consular Information </w:t>
            </w:r>
          </w:p>
        </w:tc>
        <w:tc>
          <w:tcPr>
            <w:tcW w:w="1013" w:type="pct"/>
            <w:vMerge w:val="restar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(03)3262-2391 to 97 </w:t>
            </w:r>
          </w:p>
        </w:tc>
        <w:tc>
          <w:tcPr>
            <w:tcW w:w="807"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(03)3234-4866 </w:t>
            </w:r>
          </w:p>
        </w:tc>
        <w:tc>
          <w:tcPr>
            <w:tcW w:w="1207"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rsidRPr="002A0366">
              <w:t>cpv@indembjp.org</w:t>
            </w:r>
            <w:r>
              <w:t xml:space="preserve"> </w:t>
            </w:r>
          </w:p>
        </w:tc>
      </w:tr>
      <w:tr w:rsidR="002A0366" w:rsidTr="002A0366">
        <w:tblPrEx>
          <w:jc w:val="center"/>
          <w:tblBorders>
            <w:top w:val="outset" w:sz="6" w:space="0" w:color="auto"/>
            <w:left w:val="outset" w:sz="6" w:space="0" w:color="auto"/>
            <w:bottom w:val="outset" w:sz="6" w:space="0" w:color="auto"/>
            <w:right w:val="outset" w:sz="6" w:space="0" w:color="auto"/>
          </w:tblBorders>
          <w:shd w:val="clear" w:color="auto" w:fill="auto"/>
          <w:tblCellMar>
            <w:top w:w="15" w:type="dxa"/>
            <w:left w:w="15" w:type="dxa"/>
            <w:bottom w:w="15" w:type="dxa"/>
            <w:right w:w="15" w:type="dxa"/>
          </w:tblCellMar>
        </w:tblPrEx>
        <w:trPr>
          <w:trHeight w:val="525"/>
          <w:tblCellSpacing w:w="15" w:type="dxa"/>
          <w:jc w:val="center"/>
        </w:trPr>
        <w:tc>
          <w:tcPr>
            <w:tcW w:w="1895"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Trade &amp; Commercial Information </w:t>
            </w:r>
          </w:p>
        </w:tc>
        <w:tc>
          <w:tcPr>
            <w:tcW w:w="1013" w:type="pct"/>
            <w:vMerge/>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p>
        </w:tc>
        <w:tc>
          <w:tcPr>
            <w:tcW w:w="807"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(03)3262-0560 </w:t>
            </w:r>
          </w:p>
        </w:tc>
        <w:tc>
          <w:tcPr>
            <w:tcW w:w="1207"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rsidRPr="002A0366">
              <w:t>comsec@indembjp.org</w:t>
            </w:r>
            <w:r>
              <w:t xml:space="preserve"> </w:t>
            </w:r>
          </w:p>
        </w:tc>
      </w:tr>
      <w:tr w:rsidR="002A0366" w:rsidTr="002A0366">
        <w:tblPrEx>
          <w:jc w:val="center"/>
          <w:tblBorders>
            <w:top w:val="outset" w:sz="6" w:space="0" w:color="auto"/>
            <w:left w:val="outset" w:sz="6" w:space="0" w:color="auto"/>
            <w:bottom w:val="outset" w:sz="6" w:space="0" w:color="auto"/>
            <w:right w:val="outset" w:sz="6" w:space="0" w:color="auto"/>
          </w:tblBorders>
          <w:shd w:val="clear" w:color="auto" w:fill="auto"/>
          <w:tblCellMar>
            <w:top w:w="15" w:type="dxa"/>
            <w:left w:w="15" w:type="dxa"/>
            <w:bottom w:w="15" w:type="dxa"/>
            <w:right w:w="15" w:type="dxa"/>
          </w:tblCellMar>
        </w:tblPrEx>
        <w:trPr>
          <w:trHeight w:val="690"/>
          <w:tblCellSpacing w:w="15" w:type="dxa"/>
          <w:jc w:val="center"/>
        </w:trPr>
        <w:tc>
          <w:tcPr>
            <w:tcW w:w="1895"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Education, Culture &amp; Press Information </w:t>
            </w:r>
          </w:p>
        </w:tc>
        <w:tc>
          <w:tcPr>
            <w:tcW w:w="1013" w:type="pct"/>
            <w:vMerge/>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p>
        </w:tc>
        <w:tc>
          <w:tcPr>
            <w:tcW w:w="807" w:type="pct"/>
            <w:tcBorders>
              <w:top w:val="outset" w:sz="6" w:space="0" w:color="auto"/>
              <w:left w:val="outset" w:sz="6" w:space="0" w:color="auto"/>
              <w:bottom w:val="outset" w:sz="6" w:space="0" w:color="auto"/>
              <w:right w:val="outset" w:sz="6" w:space="0" w:color="auto"/>
            </w:tcBorders>
            <w:vAlign w:val="center"/>
            <w:hideMark/>
          </w:tcPr>
          <w:p w:rsidR="002A0366" w:rsidRDefault="002A0366" w:rsidP="002A0366">
            <w:pPr>
              <w:rPr>
                <w:sz w:val="24"/>
                <w:szCs w:val="24"/>
              </w:rPr>
            </w:pPr>
            <w:r>
              <w:t xml:space="preserve">(03)3263-5285 </w:t>
            </w:r>
          </w:p>
        </w:tc>
        <w:tc>
          <w:tcPr>
            <w:tcW w:w="1207" w:type="pct"/>
            <w:tcBorders>
              <w:top w:val="outset" w:sz="6" w:space="0" w:color="auto"/>
              <w:left w:val="outset" w:sz="6" w:space="0" w:color="auto"/>
              <w:bottom w:val="outset" w:sz="6" w:space="0" w:color="auto"/>
              <w:right w:val="outset" w:sz="6" w:space="0" w:color="auto"/>
            </w:tcBorders>
            <w:vAlign w:val="center"/>
            <w:hideMark/>
          </w:tcPr>
          <w:p w:rsidR="002A0366" w:rsidRDefault="00D80D73" w:rsidP="002A0366">
            <w:pPr>
              <w:rPr>
                <w:sz w:val="24"/>
                <w:szCs w:val="24"/>
              </w:rPr>
            </w:pPr>
            <w:hyperlink r:id="rId161" w:history="1">
              <w:r w:rsidR="002A0366">
                <w:rPr>
                  <w:rStyle w:val="Hyperlink"/>
                </w:rPr>
                <w:t>culsec@indembjp.org</w:t>
              </w:r>
            </w:hyperlink>
            <w:r w:rsidR="002A0366">
              <w:t xml:space="preserve"> </w:t>
            </w:r>
            <w:r w:rsidR="002A0366">
              <w:br/>
            </w:r>
            <w:hyperlink r:id="rId162" w:history="1">
              <w:r w:rsidR="002A0366">
                <w:rPr>
                  <w:rStyle w:val="Hyperlink"/>
                </w:rPr>
                <w:t>fspic@indembjp.org</w:t>
              </w:r>
            </w:hyperlink>
            <w:r w:rsidR="002A0366">
              <w:t xml:space="preserve"> </w:t>
            </w:r>
          </w:p>
        </w:tc>
      </w:tr>
    </w:tbl>
    <w:p w:rsidR="002A0366" w:rsidRDefault="002A0366" w:rsidP="002A0366"/>
    <w:tbl>
      <w:tblPr>
        <w:tblW w:w="10996" w:type="dxa"/>
        <w:tblCellSpacing w:w="22" w:type="dxa"/>
        <w:tblInd w:w="-91" w:type="dxa"/>
        <w:tblCellMar>
          <w:top w:w="45" w:type="dxa"/>
          <w:left w:w="45" w:type="dxa"/>
          <w:bottom w:w="45" w:type="dxa"/>
          <w:right w:w="45" w:type="dxa"/>
        </w:tblCellMar>
        <w:tblLook w:val="04A0"/>
      </w:tblPr>
      <w:tblGrid>
        <w:gridCol w:w="90"/>
        <w:gridCol w:w="9520"/>
        <w:gridCol w:w="1386"/>
      </w:tblGrid>
      <w:tr w:rsidR="002A0366" w:rsidTr="002A0366">
        <w:trPr>
          <w:gridBefore w:val="1"/>
          <w:wBefore w:w="11" w:type="pct"/>
          <w:tblCellSpacing w:w="22" w:type="dxa"/>
        </w:trPr>
        <w:tc>
          <w:tcPr>
            <w:tcW w:w="0" w:type="auto"/>
            <w:gridSpan w:val="2"/>
            <w:vAlign w:val="center"/>
            <w:hideMark/>
          </w:tcPr>
          <w:p w:rsidR="002A0366" w:rsidRDefault="002A0366" w:rsidP="002A0366">
            <w:pPr>
              <w:pStyle w:val="datacontent"/>
            </w:pPr>
          </w:p>
        </w:tc>
      </w:tr>
      <w:tr w:rsidR="002A0366" w:rsidTr="002A0366">
        <w:tblPrEx>
          <w:tblCellSpacing w:w="15" w:type="dxa"/>
          <w:shd w:val="clear" w:color="auto" w:fill="FFFFFF"/>
          <w:tblCellMar>
            <w:top w:w="150" w:type="dxa"/>
            <w:left w:w="150" w:type="dxa"/>
            <w:bottom w:w="150" w:type="dxa"/>
            <w:right w:w="150" w:type="dxa"/>
          </w:tblCellMar>
        </w:tblPrEx>
        <w:trPr>
          <w:gridAfter w:val="1"/>
          <w:tblCellSpacing w:w="15" w:type="dxa"/>
        </w:trPr>
        <w:tc>
          <w:tcPr>
            <w:tcW w:w="4390" w:type="pct"/>
            <w:gridSpan w:val="2"/>
            <w:shd w:val="clear" w:color="auto" w:fill="FFFFFF"/>
            <w:hideMark/>
          </w:tcPr>
          <w:p w:rsidR="002A0366" w:rsidRPr="00951DBA" w:rsidRDefault="002A0366" w:rsidP="002A0366">
            <w:pPr>
              <w:rPr>
                <w:rFonts w:ascii="Verdana" w:hAnsi="Verdana"/>
                <w:sz w:val="20"/>
                <w:szCs w:val="20"/>
              </w:rPr>
            </w:pPr>
          </w:p>
        </w:tc>
      </w:tr>
    </w:tbl>
    <w:p w:rsidR="002A0366" w:rsidRPr="002A0366" w:rsidRDefault="002A0366" w:rsidP="002A0366">
      <w:pPr>
        <w:pStyle w:val="NormalWeb"/>
        <w:shd w:val="clear" w:color="auto" w:fill="FFFFFF"/>
        <w:rPr>
          <w:b/>
          <w:bCs/>
          <w:color w:val="000000"/>
          <w:szCs w:val="16"/>
        </w:rPr>
      </w:pPr>
      <w:r>
        <w:rPr>
          <w:rStyle w:val="Strong"/>
          <w:color w:val="000000"/>
          <w:szCs w:val="16"/>
        </w:rPr>
        <w:t xml:space="preserve">                                             </w:t>
      </w:r>
      <w:r w:rsidR="00B91003" w:rsidRPr="00B91003">
        <w:rPr>
          <w:rStyle w:val="Strong"/>
          <w:color w:val="000000"/>
          <w:szCs w:val="16"/>
        </w:rPr>
        <w:t>INVESTING</w:t>
      </w:r>
      <w:r w:rsidR="00B91003">
        <w:rPr>
          <w:rStyle w:val="Strong"/>
          <w:color w:val="000000"/>
          <w:szCs w:val="16"/>
        </w:rPr>
        <w:t xml:space="preserve">  </w:t>
      </w:r>
      <w:r w:rsidR="00B91003" w:rsidRPr="00B91003">
        <w:rPr>
          <w:rStyle w:val="Strong"/>
          <w:color w:val="000000"/>
          <w:szCs w:val="16"/>
        </w:rPr>
        <w:t xml:space="preserve"> IN  JAPA</w:t>
      </w:r>
      <w:r>
        <w:rPr>
          <w:rStyle w:val="Strong"/>
          <w:color w:val="000000"/>
          <w:szCs w:val="16"/>
        </w:rPr>
        <w:t>N</w:t>
      </w: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Bilateral trade is expanding in the recent years. However, the speed and scope of expansion are still limited. Joint Study Group (JSG), composed of government officials and representatives of business and academia from the two countries, held four meetings after July, 2005. JSG submitted its report to both Prime Ministers when they met in July, 2006, which includes a recommendation for launching EPA negotiations. In December, 2006, the Prime Ministers of the two countries decided to launch immediate negotiations for the conclusion of a bilateral Economic Partnership Agreement/Comprehensive Economic Partnership Agreement aiming to complete in substance as soon as possible in approximately two years. Thirteen rounds of negotiations were held in New Delhi and Tokyo respectively as of July 2010. Japan-India Strategic Dialogue on Economic Issues which reviews the current status of bilateral economic issues discussed at Summit meetings, and undertakes coordination as necessary was held 3 times in New Delhi and Tokyo respectively as of July 2010 since the Dialogue was launched in July 2007. In August 2007, the Business Leaders' Forum was held in New Delhi on the occasion of Prime Minister Abe's visit to India, and the Second meeting was held in Tokyo in October 2008.</w:t>
      </w:r>
    </w:p>
    <w:p w:rsidR="002A0366" w:rsidRDefault="002A0366" w:rsidP="002A0366">
      <w:pPr>
        <w:pStyle w:val="Heading4"/>
        <w:spacing w:before="75" w:after="75"/>
        <w:ind w:left="375" w:right="75"/>
        <w:rPr>
          <w:rFonts w:ascii="Verdana" w:hAnsi="Verdana"/>
          <w:color w:val="000000"/>
          <w:sz w:val="20"/>
          <w:szCs w:val="20"/>
        </w:rPr>
      </w:pPr>
      <w:r>
        <w:rPr>
          <w:rFonts w:ascii="Verdana" w:hAnsi="Verdana"/>
          <w:color w:val="000000"/>
          <w:sz w:val="20"/>
          <w:szCs w:val="20"/>
        </w:rPr>
        <w:t>Japan-India Trade (US$: billion)</w:t>
      </w:r>
    </w:p>
    <w:tbl>
      <w:tblPr>
        <w:tblW w:w="0" w:type="auto"/>
        <w:tblInd w:w="37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tblPr>
      <w:tblGrid>
        <w:gridCol w:w="1845"/>
        <w:gridCol w:w="915"/>
        <w:gridCol w:w="915"/>
        <w:gridCol w:w="915"/>
        <w:gridCol w:w="915"/>
        <w:gridCol w:w="915"/>
        <w:gridCol w:w="915"/>
        <w:gridCol w:w="915"/>
        <w:gridCol w:w="915"/>
      </w:tblGrid>
      <w:tr w:rsidR="002A0366" w:rsidTr="002A0366">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vAlign w:val="center"/>
            <w:hideMark/>
          </w:tcPr>
          <w:p w:rsidR="002A0366" w:rsidRDefault="002A0366" w:rsidP="002A0366">
            <w:pPr>
              <w:spacing w:before="150" w:after="150"/>
              <w:rPr>
                <w:b/>
                <w:bCs/>
                <w:sz w:val="24"/>
                <w:szCs w:val="24"/>
              </w:rPr>
            </w:pPr>
            <w:r>
              <w:rPr>
                <w:b/>
                <w:bCs/>
              </w:rPr>
              <w:t>Year</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2003</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2004</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2005</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2006</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2007</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2008</w:t>
            </w:r>
          </w:p>
        </w:tc>
      </w:tr>
      <w:tr w:rsidR="002A0366" w:rsidTr="002A0366">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vAlign w:val="center"/>
            <w:hideMark/>
          </w:tcPr>
          <w:p w:rsidR="002A0366" w:rsidRDefault="002A0366" w:rsidP="002A0366">
            <w:pPr>
              <w:spacing w:before="150" w:after="150"/>
              <w:rPr>
                <w:b/>
                <w:bCs/>
                <w:sz w:val="24"/>
                <w:szCs w:val="24"/>
              </w:rPr>
            </w:pPr>
            <w:r>
              <w:rPr>
                <w:b/>
                <w:bCs/>
              </w:rPr>
              <w:t>Trade from India to Japan</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2.2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2.1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2.2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2.6</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3.2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4.1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4.1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7.9</w:t>
            </w:r>
          </w:p>
        </w:tc>
      </w:tr>
      <w:tr w:rsidR="002A0366" w:rsidTr="002A0366">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vAlign w:val="center"/>
            <w:hideMark/>
          </w:tcPr>
          <w:p w:rsidR="002A0366" w:rsidRDefault="002A0366" w:rsidP="002A0366">
            <w:pPr>
              <w:spacing w:before="150" w:after="150"/>
              <w:rPr>
                <w:b/>
                <w:bCs/>
                <w:sz w:val="24"/>
                <w:szCs w:val="24"/>
              </w:rPr>
            </w:pPr>
            <w:r>
              <w:rPr>
                <w:b/>
                <w:bCs/>
              </w:rPr>
              <w:t>Trade from Japan to India</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1.9</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1.9</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2.4</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3.0</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3.5</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4.5</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6.1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ind w:left="375"/>
              <w:rPr>
                <w:rFonts w:ascii="Verdana" w:hAnsi="Verdana"/>
                <w:sz w:val="24"/>
                <w:szCs w:val="24"/>
              </w:rPr>
            </w:pPr>
            <w:r>
              <w:rPr>
                <w:rFonts w:ascii="Verdana" w:hAnsi="Verdana"/>
              </w:rPr>
              <w:t>5.2</w:t>
            </w:r>
          </w:p>
        </w:tc>
      </w:tr>
    </w:tbl>
    <w:p w:rsidR="002A0366" w:rsidRDefault="002A0366" w:rsidP="002A0366">
      <w:pPr>
        <w:rPr>
          <w:rFonts w:ascii="Verdana" w:hAnsi="Verdana"/>
          <w:color w:val="000000"/>
          <w:sz w:val="20"/>
          <w:szCs w:val="20"/>
        </w:rPr>
      </w:pPr>
    </w:p>
    <w:p w:rsidR="002A0366" w:rsidRDefault="002A0366" w:rsidP="002A0366">
      <w:pPr>
        <w:pStyle w:val="NormalWeb"/>
        <w:ind w:left="375"/>
        <w:textAlignment w:val="top"/>
        <w:rPr>
          <w:rFonts w:ascii="Verdana" w:hAnsi="Verdana"/>
          <w:color w:val="000000"/>
          <w:sz w:val="20"/>
          <w:szCs w:val="20"/>
        </w:rPr>
      </w:pPr>
      <w:r>
        <w:rPr>
          <w:rFonts w:ascii="Verdana" w:hAnsi="Verdana"/>
          <w:color w:val="000000"/>
          <w:sz w:val="20"/>
          <w:szCs w:val="20"/>
        </w:rPr>
        <w:t>Japanese private-sector's interest in India is rising, and, currently, about 627 Japanese companies have branches in India. (The figure doubled over the last 3 years.)</w:t>
      </w:r>
    </w:p>
    <w:p w:rsidR="002A0366" w:rsidRDefault="002A0366" w:rsidP="002A0366">
      <w:pPr>
        <w:pStyle w:val="Heading4"/>
        <w:spacing w:before="75" w:after="75"/>
        <w:ind w:left="375" w:right="75"/>
        <w:rPr>
          <w:rFonts w:ascii="Verdana" w:hAnsi="Verdana"/>
          <w:color w:val="000000"/>
          <w:sz w:val="20"/>
          <w:szCs w:val="20"/>
        </w:rPr>
      </w:pPr>
      <w:r>
        <w:rPr>
          <w:rFonts w:ascii="Verdana" w:hAnsi="Verdana"/>
          <w:color w:val="000000"/>
          <w:sz w:val="20"/>
          <w:szCs w:val="20"/>
        </w:rPr>
        <w:t>Direct Investment from Japan (Yen: billion)</w:t>
      </w:r>
    </w:p>
    <w:tbl>
      <w:tblPr>
        <w:tblW w:w="0" w:type="auto"/>
        <w:tblInd w:w="37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tblPr>
      <w:tblGrid>
        <w:gridCol w:w="2341"/>
        <w:gridCol w:w="740"/>
        <w:gridCol w:w="740"/>
        <w:gridCol w:w="740"/>
        <w:gridCol w:w="740"/>
        <w:gridCol w:w="740"/>
        <w:gridCol w:w="740"/>
        <w:gridCol w:w="820"/>
        <w:gridCol w:w="820"/>
      </w:tblGrid>
      <w:tr w:rsidR="002A0366" w:rsidTr="002A0366">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vAlign w:val="center"/>
            <w:hideMark/>
          </w:tcPr>
          <w:p w:rsidR="002A0366" w:rsidRDefault="002A0366" w:rsidP="002A0366">
            <w:pPr>
              <w:spacing w:before="150" w:after="150"/>
              <w:rPr>
                <w:b/>
                <w:bCs/>
                <w:sz w:val="24"/>
                <w:szCs w:val="24"/>
              </w:rPr>
            </w:pPr>
            <w:r>
              <w:rPr>
                <w:b/>
                <w:bCs/>
              </w:rPr>
              <w:t>Year</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2001</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2003</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2004</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2005</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2006</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2007</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2008</w:t>
            </w:r>
          </w:p>
        </w:tc>
      </w:tr>
      <w:tr w:rsidR="002A0366" w:rsidTr="002A0366">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vAlign w:val="center"/>
            <w:hideMark/>
          </w:tcPr>
          <w:p w:rsidR="002A0366" w:rsidRDefault="002A0366" w:rsidP="002A0366">
            <w:pPr>
              <w:spacing w:before="150" w:after="150"/>
              <w:rPr>
                <w:b/>
                <w:bCs/>
              </w:rPr>
            </w:pPr>
            <w:r>
              <w:rPr>
                <w:b/>
                <w:bCs/>
              </w:rPr>
              <w:t>Direct</w:t>
            </w:r>
          </w:p>
          <w:p w:rsidR="002A0366" w:rsidRDefault="002A0366" w:rsidP="002A0366">
            <w:pPr>
              <w:spacing w:before="150" w:after="150"/>
              <w:rPr>
                <w:b/>
                <w:bCs/>
                <w:sz w:val="24"/>
                <w:szCs w:val="24"/>
              </w:rPr>
            </w:pPr>
            <w:r>
              <w:rPr>
                <w:b/>
                <w:bCs/>
              </w:rPr>
              <w:t>Investment  from Japan</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18.4</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18.7</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14.6</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15.0</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29.8</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59.7</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178.2</w:t>
            </w:r>
          </w:p>
        </w:tc>
        <w:tc>
          <w:tcPr>
            <w:tcW w:w="0" w:type="auto"/>
            <w:tcBorders>
              <w:top w:val="single" w:sz="6" w:space="0" w:color="999999"/>
              <w:left w:val="single" w:sz="6" w:space="0" w:color="999999"/>
              <w:bottom w:val="single" w:sz="6" w:space="0" w:color="999999"/>
              <w:right w:val="single" w:sz="6" w:space="0" w:color="999999"/>
            </w:tcBorders>
            <w:tcMar>
              <w:top w:w="90" w:type="dxa"/>
              <w:left w:w="90" w:type="dxa"/>
              <w:bottom w:w="90" w:type="dxa"/>
              <w:right w:w="90" w:type="dxa"/>
            </w:tcMar>
            <w:hideMark/>
          </w:tcPr>
          <w:p w:rsidR="002A0366" w:rsidRDefault="002A0366" w:rsidP="002A0366">
            <w:pPr>
              <w:spacing w:before="150" w:after="150"/>
              <w:rPr>
                <w:rFonts w:ascii="Verdana" w:hAnsi="Verdana"/>
                <w:sz w:val="24"/>
                <w:szCs w:val="24"/>
              </w:rPr>
            </w:pPr>
            <w:r>
              <w:rPr>
                <w:rFonts w:ascii="Verdana" w:hAnsi="Verdana"/>
              </w:rPr>
              <w:t>542.9</w:t>
            </w:r>
          </w:p>
        </w:tc>
      </w:tr>
    </w:tbl>
    <w:p w:rsidR="002321B0" w:rsidRDefault="002A0366" w:rsidP="002321B0">
      <w:pPr>
        <w:pStyle w:val="NormalWeb"/>
        <w:shd w:val="clear" w:color="auto" w:fill="FFFFFF"/>
        <w:rPr>
          <w:rStyle w:val="Strong"/>
          <w:color w:val="000000"/>
          <w:szCs w:val="16"/>
          <w:u w:val="single"/>
        </w:rPr>
      </w:pPr>
      <w:r w:rsidRPr="002A0366">
        <w:rPr>
          <w:rStyle w:val="Strong"/>
          <w:color w:val="000000"/>
          <w:szCs w:val="16"/>
        </w:rPr>
        <w:lastRenderedPageBreak/>
        <w:t xml:space="preserve">                                     </w:t>
      </w:r>
      <w:r w:rsidR="002321B0">
        <w:rPr>
          <w:rStyle w:val="Strong"/>
          <w:color w:val="000000"/>
          <w:szCs w:val="16"/>
          <w:u w:val="single"/>
        </w:rPr>
        <w:t>ANDHRA PRADESH</w:t>
      </w: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r w:rsidRPr="002A0366">
        <w:rPr>
          <w:rStyle w:val="Strong"/>
          <w:color w:val="000000"/>
          <w:szCs w:val="16"/>
        </w:rPr>
        <w:t xml:space="preserve">              </w:t>
      </w:r>
      <w:r>
        <w:rPr>
          <w:rStyle w:val="Strong"/>
          <w:color w:val="000000"/>
          <w:szCs w:val="16"/>
          <w:u w:val="single"/>
        </w:rPr>
        <w:t xml:space="preserve">    </w:t>
      </w:r>
      <w:r>
        <w:rPr>
          <w:b/>
          <w:bCs/>
          <w:noProof/>
          <w:color w:val="000000"/>
          <w:szCs w:val="16"/>
          <w:u w:val="single"/>
          <w:lang w:val="en-US"/>
        </w:rPr>
        <w:drawing>
          <wp:inline distT="0" distB="0" distL="0" distR="0">
            <wp:extent cx="4410075" cy="4544060"/>
            <wp:effectExtent l="19050" t="0" r="9525" b="0"/>
            <wp:docPr id="215" name="Picture 166" descr="ap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ap1.gif"/>
                    <pic:cNvPicPr/>
                  </pic:nvPicPr>
                  <pic:blipFill>
                    <a:blip r:embed="rId163"/>
                    <a:stretch>
                      <a:fillRect/>
                    </a:stretch>
                  </pic:blipFill>
                  <pic:spPr>
                    <a:xfrm>
                      <a:off x="0" y="0"/>
                      <a:ext cx="4410075" cy="4544060"/>
                    </a:xfrm>
                    <a:prstGeom prst="rect">
                      <a:avLst/>
                    </a:prstGeom>
                  </pic:spPr>
                </pic:pic>
              </a:graphicData>
            </a:graphic>
          </wp:inline>
        </w:drawing>
      </w: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p>
    <w:p w:rsidR="002321B0" w:rsidRPr="002A0366" w:rsidRDefault="002321B0" w:rsidP="009D7089">
      <w:pPr>
        <w:pStyle w:val="ListParagraph"/>
        <w:numPr>
          <w:ilvl w:val="0"/>
          <w:numId w:val="31"/>
        </w:numPr>
        <w:rPr>
          <w:rStyle w:val="apple-style-span"/>
          <w:color w:val="000000"/>
          <w:sz w:val="27"/>
          <w:szCs w:val="27"/>
        </w:rPr>
      </w:pPr>
      <w:r w:rsidRPr="002A0366">
        <w:rPr>
          <w:rStyle w:val="apple-style-span"/>
          <w:color w:val="000000"/>
          <w:sz w:val="27"/>
          <w:szCs w:val="27"/>
        </w:rPr>
        <w:lastRenderedPageBreak/>
        <w:t xml:space="preserve">Andhra Pradesh (AP) is the fifth largest State in the Indian Union having an area of 275,909 sq. kms and a population of about 75-80 million.  </w:t>
      </w:r>
    </w:p>
    <w:p w:rsidR="002321B0" w:rsidRPr="002A0366" w:rsidRDefault="002321B0" w:rsidP="009D7089">
      <w:pPr>
        <w:pStyle w:val="ListParagraph"/>
        <w:numPr>
          <w:ilvl w:val="0"/>
          <w:numId w:val="31"/>
        </w:numPr>
        <w:rPr>
          <w:rStyle w:val="apple-style-span"/>
          <w:color w:val="000000"/>
          <w:sz w:val="27"/>
          <w:szCs w:val="27"/>
        </w:rPr>
      </w:pPr>
      <w:r w:rsidRPr="002A0366">
        <w:rPr>
          <w:rStyle w:val="apple-style-span"/>
          <w:color w:val="000000"/>
          <w:sz w:val="27"/>
          <w:szCs w:val="27"/>
        </w:rPr>
        <w:t>AP is bound in the North by Orissa and Madhya Pradesh States, in the East by bay of Bengal with a 960 km long coast line, in the South by Tamil Nadu State, and in the West by Karnataka and Maharashtra. </w:t>
      </w:r>
    </w:p>
    <w:p w:rsidR="002321B0" w:rsidRPr="002A0366" w:rsidRDefault="002321B0" w:rsidP="009D7089">
      <w:pPr>
        <w:pStyle w:val="ListParagraph"/>
        <w:numPr>
          <w:ilvl w:val="0"/>
          <w:numId w:val="31"/>
        </w:numPr>
        <w:rPr>
          <w:rStyle w:val="apple-style-span"/>
          <w:color w:val="000000"/>
          <w:sz w:val="27"/>
          <w:szCs w:val="27"/>
        </w:rPr>
      </w:pPr>
      <w:r w:rsidRPr="002A0366">
        <w:rPr>
          <w:rStyle w:val="apple-style-span"/>
          <w:color w:val="000000"/>
          <w:sz w:val="27"/>
          <w:szCs w:val="27"/>
        </w:rPr>
        <w:t>AP forms a major link between the north and the south of India.</w:t>
      </w:r>
    </w:p>
    <w:p w:rsidR="002321B0" w:rsidRDefault="002321B0" w:rsidP="009D7089">
      <w:pPr>
        <w:pStyle w:val="NormalWeb"/>
        <w:numPr>
          <w:ilvl w:val="0"/>
          <w:numId w:val="31"/>
        </w:numPr>
        <w:rPr>
          <w:color w:val="000000"/>
          <w:sz w:val="27"/>
          <w:szCs w:val="27"/>
        </w:rPr>
      </w:pPr>
      <w:r>
        <w:rPr>
          <w:color w:val="000000"/>
          <w:sz w:val="27"/>
          <w:szCs w:val="27"/>
        </w:rPr>
        <w:t>Andhra Pradesh consists of three distinct  regions</w:t>
      </w:r>
    </w:p>
    <w:p w:rsidR="002321B0" w:rsidRDefault="002321B0" w:rsidP="009D7089">
      <w:pPr>
        <w:pStyle w:val="NormalWeb"/>
        <w:numPr>
          <w:ilvl w:val="0"/>
          <w:numId w:val="32"/>
        </w:numPr>
        <w:rPr>
          <w:color w:val="000000"/>
          <w:sz w:val="27"/>
          <w:szCs w:val="27"/>
        </w:rPr>
      </w:pPr>
      <w:r>
        <w:rPr>
          <w:color w:val="000000"/>
          <w:sz w:val="27"/>
          <w:szCs w:val="27"/>
        </w:rPr>
        <w:t xml:space="preserve"> </w:t>
      </w:r>
      <w:r w:rsidRPr="002A0366">
        <w:rPr>
          <w:color w:val="000000"/>
          <w:sz w:val="27"/>
          <w:szCs w:val="27"/>
        </w:rPr>
        <w:t>Andhra</w:t>
      </w:r>
    </w:p>
    <w:p w:rsidR="002321B0" w:rsidRDefault="002321B0" w:rsidP="009D7089">
      <w:pPr>
        <w:pStyle w:val="NormalWeb"/>
        <w:numPr>
          <w:ilvl w:val="0"/>
          <w:numId w:val="32"/>
        </w:numPr>
        <w:rPr>
          <w:color w:val="000000"/>
          <w:sz w:val="27"/>
          <w:szCs w:val="27"/>
        </w:rPr>
      </w:pPr>
      <w:r>
        <w:rPr>
          <w:color w:val="000000"/>
          <w:sz w:val="27"/>
          <w:szCs w:val="27"/>
        </w:rPr>
        <w:t xml:space="preserve"> </w:t>
      </w:r>
      <w:r w:rsidRPr="002A0366">
        <w:rPr>
          <w:color w:val="000000"/>
          <w:sz w:val="27"/>
          <w:szCs w:val="27"/>
        </w:rPr>
        <w:t>Rayalaseema</w:t>
      </w:r>
      <w:r>
        <w:rPr>
          <w:rStyle w:val="apple-converted-space"/>
          <w:color w:val="000000"/>
          <w:sz w:val="27"/>
          <w:szCs w:val="27"/>
        </w:rPr>
        <w:t>  &amp;</w:t>
      </w:r>
    </w:p>
    <w:p w:rsidR="002321B0" w:rsidRDefault="002321B0" w:rsidP="009D7089">
      <w:pPr>
        <w:pStyle w:val="NormalWeb"/>
        <w:numPr>
          <w:ilvl w:val="0"/>
          <w:numId w:val="32"/>
        </w:numPr>
      </w:pPr>
      <w:r>
        <w:rPr>
          <w:color w:val="000000"/>
          <w:sz w:val="27"/>
          <w:szCs w:val="27"/>
        </w:rPr>
        <w:t xml:space="preserve"> Te</w:t>
      </w:r>
      <w:r w:rsidRPr="002A0366">
        <w:rPr>
          <w:color w:val="000000"/>
          <w:sz w:val="27"/>
          <w:szCs w:val="27"/>
        </w:rPr>
        <w:t>langana</w:t>
      </w:r>
      <w:r>
        <w:rPr>
          <w:color w:val="000000"/>
          <w:sz w:val="27"/>
          <w:szCs w:val="27"/>
        </w:rPr>
        <w:t xml:space="preserve">. </w:t>
      </w:r>
    </w:p>
    <w:p w:rsidR="002321B0" w:rsidRDefault="002321B0" w:rsidP="009D7089">
      <w:pPr>
        <w:pStyle w:val="NormalWeb"/>
        <w:numPr>
          <w:ilvl w:val="0"/>
          <w:numId w:val="31"/>
        </w:numPr>
        <w:rPr>
          <w:color w:val="000000"/>
          <w:sz w:val="27"/>
          <w:szCs w:val="27"/>
        </w:rPr>
      </w:pPr>
      <w:r w:rsidRPr="002A0366">
        <w:rPr>
          <w:color w:val="000000"/>
          <w:sz w:val="27"/>
          <w:szCs w:val="27"/>
        </w:rPr>
        <w:t>Andhra and Rayalaseema were part of  Madras province of the British empire. For approximately 400 years, Telangana was part of Hyderabad State, an independent kingdom ruled by Muslim Qutub Shahi and Nizam dynasties. Thanks to the sacrifice of</w:t>
      </w:r>
      <w:r w:rsidRPr="002A0366">
        <w:rPr>
          <w:rStyle w:val="apple-converted-space"/>
          <w:color w:val="000000"/>
          <w:sz w:val="27"/>
          <w:szCs w:val="27"/>
        </w:rPr>
        <w:t> </w:t>
      </w:r>
      <w:r w:rsidRPr="002A0366">
        <w:rPr>
          <w:color w:val="000000"/>
          <w:sz w:val="27"/>
          <w:szCs w:val="27"/>
        </w:rPr>
        <w:t xml:space="preserve">Sriramulu Poti, Andhra and Rayalaseema were separated from Madras State in 1953. </w:t>
      </w:r>
    </w:p>
    <w:p w:rsidR="002321B0" w:rsidRDefault="002321B0" w:rsidP="009D7089">
      <w:pPr>
        <w:pStyle w:val="NormalWeb"/>
        <w:numPr>
          <w:ilvl w:val="0"/>
          <w:numId w:val="31"/>
        </w:numPr>
        <w:rPr>
          <w:color w:val="000000"/>
          <w:sz w:val="27"/>
          <w:szCs w:val="27"/>
        </w:rPr>
      </w:pPr>
      <w:r w:rsidRPr="002A0366">
        <w:rPr>
          <w:color w:val="000000"/>
          <w:sz w:val="27"/>
          <w:szCs w:val="27"/>
        </w:rPr>
        <w:t>Andhra state (Andhra and Rayalaseema) was the first state that was formed purely on linguistic nationality, like many European states.</w:t>
      </w:r>
    </w:p>
    <w:p w:rsidR="002321B0" w:rsidRDefault="002321B0" w:rsidP="009D7089">
      <w:pPr>
        <w:pStyle w:val="NormalWeb"/>
        <w:numPr>
          <w:ilvl w:val="0"/>
          <w:numId w:val="31"/>
        </w:numPr>
      </w:pPr>
      <w:r w:rsidRPr="002A0366">
        <w:rPr>
          <w:color w:val="000000"/>
          <w:sz w:val="27"/>
          <w:szCs w:val="27"/>
        </w:rPr>
        <w:t>Later Andhra merged with Telangana in 1956, based on their linguistic and national affinity, to form the present state of Andhra Pradesh, Hyderabad as the capital city.   However, this has resulted in two major agitations: Jai Telangana in 1969 and Jai Andhra 1972, both for separate states.</w:t>
      </w:r>
    </w:p>
    <w:p w:rsidR="002321B0" w:rsidRDefault="002321B0" w:rsidP="009D7089">
      <w:pPr>
        <w:pStyle w:val="NormalWeb"/>
        <w:numPr>
          <w:ilvl w:val="0"/>
          <w:numId w:val="31"/>
        </w:numPr>
        <w:rPr>
          <w:color w:val="000000"/>
          <w:sz w:val="27"/>
          <w:szCs w:val="27"/>
        </w:rPr>
      </w:pPr>
      <w:r>
        <w:rPr>
          <w:color w:val="000000"/>
          <w:sz w:val="27"/>
          <w:szCs w:val="27"/>
        </w:rPr>
        <w:t>The</w:t>
      </w:r>
      <w:r>
        <w:rPr>
          <w:rStyle w:val="apple-converted-space"/>
          <w:color w:val="000000"/>
          <w:sz w:val="27"/>
          <w:szCs w:val="27"/>
        </w:rPr>
        <w:t> </w:t>
      </w:r>
      <w:r>
        <w:rPr>
          <w:i/>
          <w:iCs/>
          <w:color w:val="000000"/>
          <w:sz w:val="27"/>
          <w:szCs w:val="27"/>
        </w:rPr>
        <w:t>Krishna</w:t>
      </w:r>
      <w:r>
        <w:rPr>
          <w:rStyle w:val="apple-converted-space"/>
          <w:color w:val="000000"/>
          <w:sz w:val="27"/>
          <w:szCs w:val="27"/>
        </w:rPr>
        <w:t> </w:t>
      </w:r>
      <w:r>
        <w:rPr>
          <w:color w:val="000000"/>
          <w:sz w:val="27"/>
          <w:szCs w:val="27"/>
        </w:rPr>
        <w:t>and the</w:t>
      </w:r>
      <w:r>
        <w:rPr>
          <w:rStyle w:val="apple-converted-space"/>
          <w:color w:val="000000"/>
          <w:sz w:val="27"/>
          <w:szCs w:val="27"/>
        </w:rPr>
        <w:t> </w:t>
      </w:r>
      <w:r>
        <w:rPr>
          <w:i/>
          <w:iCs/>
          <w:color w:val="000000"/>
          <w:sz w:val="27"/>
          <w:szCs w:val="27"/>
        </w:rPr>
        <w:t>Godavari</w:t>
      </w:r>
      <w:r>
        <w:rPr>
          <w:rStyle w:val="apple-converted-space"/>
          <w:color w:val="000000"/>
          <w:sz w:val="27"/>
          <w:szCs w:val="27"/>
        </w:rPr>
        <w:t> </w:t>
      </w:r>
      <w:r>
        <w:rPr>
          <w:color w:val="000000"/>
          <w:sz w:val="27"/>
          <w:szCs w:val="27"/>
        </w:rPr>
        <w:t>are the major river systems in AP. The</w:t>
      </w:r>
      <w:r>
        <w:rPr>
          <w:rStyle w:val="apple-converted-space"/>
          <w:color w:val="000000"/>
          <w:sz w:val="27"/>
          <w:szCs w:val="27"/>
        </w:rPr>
        <w:t> </w:t>
      </w:r>
      <w:r>
        <w:rPr>
          <w:i/>
          <w:iCs/>
          <w:color w:val="000000"/>
          <w:sz w:val="27"/>
          <w:szCs w:val="27"/>
        </w:rPr>
        <w:t>Godavari</w:t>
      </w:r>
      <w:r>
        <w:rPr>
          <w:rStyle w:val="apple-converted-space"/>
          <w:color w:val="000000"/>
          <w:sz w:val="27"/>
          <w:szCs w:val="27"/>
        </w:rPr>
        <w:t> </w:t>
      </w:r>
      <w:r>
        <w:rPr>
          <w:color w:val="000000"/>
          <w:sz w:val="27"/>
          <w:szCs w:val="27"/>
        </w:rPr>
        <w:t>is the largest and the broadest river of South India.</w:t>
      </w:r>
    </w:p>
    <w:p w:rsidR="002321B0" w:rsidRDefault="002321B0" w:rsidP="009D7089">
      <w:pPr>
        <w:pStyle w:val="NormalWeb"/>
        <w:numPr>
          <w:ilvl w:val="0"/>
          <w:numId w:val="31"/>
        </w:numPr>
        <w:rPr>
          <w:color w:val="000000"/>
          <w:sz w:val="27"/>
          <w:szCs w:val="27"/>
        </w:rPr>
      </w:pPr>
      <w:r>
        <w:rPr>
          <w:color w:val="000000"/>
          <w:sz w:val="27"/>
          <w:szCs w:val="27"/>
        </w:rPr>
        <w:t xml:space="preserve">States like Tamil Nadu, Karnataka, Maharashtra, West Bengal etc. have produced and published comprehensive histories and cultures of their respective people. Several minor and major European nationalities have done the same. For some strange reason, </w:t>
      </w:r>
      <w:r w:rsidRPr="002A0366">
        <w:rPr>
          <w:color w:val="000000"/>
          <w:sz w:val="27"/>
          <w:szCs w:val="27"/>
        </w:rPr>
        <w:t xml:space="preserve">comprehensive </w:t>
      </w:r>
      <w:r w:rsidRPr="002A0366">
        <w:rPr>
          <w:bCs/>
          <w:color w:val="000000"/>
          <w:sz w:val="27"/>
          <w:szCs w:val="27"/>
        </w:rPr>
        <w:t>histories of Andhra, Rayalaseema and Telangana</w:t>
      </w:r>
      <w:r>
        <w:rPr>
          <w:color w:val="000000"/>
          <w:sz w:val="27"/>
          <w:szCs w:val="27"/>
        </w:rPr>
        <w:t>  peoples and their cultures have remained a dream</w:t>
      </w:r>
    </w:p>
    <w:p w:rsidR="002321B0" w:rsidRDefault="002321B0" w:rsidP="002321B0">
      <w:pPr>
        <w:pStyle w:val="NormalWeb"/>
        <w:shd w:val="clear" w:color="auto" w:fill="FFFFFF"/>
        <w:rPr>
          <w:rStyle w:val="Strong"/>
          <w:color w:val="000000"/>
          <w:szCs w:val="16"/>
          <w:u w:val="single"/>
        </w:rPr>
      </w:pPr>
    </w:p>
    <w:p w:rsidR="002321B0" w:rsidRDefault="002321B0" w:rsidP="002321B0">
      <w:pPr>
        <w:pStyle w:val="NormalWeb"/>
        <w:shd w:val="clear" w:color="auto" w:fill="FFFFFF"/>
        <w:rPr>
          <w:rStyle w:val="Strong"/>
          <w:color w:val="000000"/>
          <w:szCs w:val="16"/>
          <w:u w:val="single"/>
        </w:rPr>
      </w:pPr>
      <w:r>
        <w:rPr>
          <w:rStyle w:val="Strong"/>
          <w:color w:val="000000"/>
          <w:szCs w:val="16"/>
          <w:u w:val="single"/>
        </w:rPr>
        <w:lastRenderedPageBreak/>
        <w:t>ANDHRAPRADESH AND JAPAN</w:t>
      </w:r>
    </w:p>
    <w:p w:rsidR="002321B0" w:rsidRDefault="002321B0" w:rsidP="002321B0">
      <w:pPr>
        <w:pStyle w:val="NormalWeb"/>
        <w:shd w:val="clear" w:color="auto" w:fill="FFFFFF"/>
        <w:rPr>
          <w:b/>
          <w:bCs/>
          <w:color w:val="000000"/>
          <w:szCs w:val="16"/>
          <w:u w:val="single"/>
          <w:lang w:val="en-US"/>
        </w:rPr>
      </w:pPr>
      <w:r>
        <w:rPr>
          <w:rStyle w:val="Strong"/>
          <w:color w:val="000000"/>
          <w:szCs w:val="16"/>
          <w:u w:val="single"/>
        </w:rPr>
        <w:t xml:space="preserve">  </w:t>
      </w:r>
      <w:r w:rsidRPr="002A0366">
        <w:rPr>
          <w:b/>
          <w:bCs/>
          <w:color w:val="000000"/>
          <w:szCs w:val="16"/>
          <w:u w:val="single"/>
          <w:lang w:val="en-US"/>
        </w:rPr>
        <w:t>Agricultural products</w:t>
      </w:r>
      <w:r>
        <w:rPr>
          <w:b/>
          <w:bCs/>
          <w:color w:val="000000"/>
          <w:szCs w:val="16"/>
          <w:u w:val="single"/>
          <w:lang w:val="en-US"/>
        </w:rPr>
        <w:t xml:space="preserve">     </w:t>
      </w:r>
    </w:p>
    <w:p w:rsidR="002321B0" w:rsidRDefault="002321B0" w:rsidP="002321B0">
      <w:pPr>
        <w:pStyle w:val="NormalWeb"/>
        <w:shd w:val="clear" w:color="auto" w:fill="FFFFFF"/>
        <w:ind w:left="720"/>
        <w:rPr>
          <w:b/>
          <w:bCs/>
          <w:color w:val="000000"/>
          <w:szCs w:val="16"/>
          <w:u w:val="single"/>
          <w:lang w:val="en-US"/>
        </w:rPr>
      </w:pPr>
      <w:r w:rsidRPr="007701CF">
        <w:rPr>
          <w:b/>
          <w:bCs/>
          <w:color w:val="000000"/>
          <w:szCs w:val="16"/>
          <w:lang w:val="en-US"/>
        </w:rPr>
        <w:t xml:space="preserve">                                     </w:t>
      </w:r>
      <w:r>
        <w:rPr>
          <w:b/>
          <w:bCs/>
          <w:color w:val="000000"/>
          <w:szCs w:val="16"/>
          <w:u w:val="single"/>
          <w:lang w:val="en-US"/>
        </w:rPr>
        <w:t xml:space="preserve"> </w:t>
      </w:r>
      <w:r>
        <w:rPr>
          <w:b/>
          <w:bCs/>
          <w:noProof/>
          <w:color w:val="000000"/>
          <w:szCs w:val="16"/>
          <w:u w:val="single"/>
          <w:lang w:val="en-US"/>
        </w:rPr>
        <w:drawing>
          <wp:inline distT="0" distB="0" distL="0" distR="0">
            <wp:extent cx="2261870" cy="1400175"/>
            <wp:effectExtent l="19050" t="0" r="5080" b="0"/>
            <wp:docPr id="216" name="Picture 173" descr="Agrobusiness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businessVert.jpg"/>
                    <pic:cNvPicPr/>
                  </pic:nvPicPr>
                  <pic:blipFill>
                    <a:blip r:embed="rId164"/>
                    <a:stretch>
                      <a:fillRect/>
                    </a:stretch>
                  </pic:blipFill>
                  <pic:spPr>
                    <a:xfrm>
                      <a:off x="0" y="0"/>
                      <a:ext cx="2261539" cy="1399970"/>
                    </a:xfrm>
                    <a:prstGeom prst="rect">
                      <a:avLst/>
                    </a:prstGeom>
                  </pic:spPr>
                </pic:pic>
              </a:graphicData>
            </a:graphic>
          </wp:inline>
        </w:drawing>
      </w:r>
      <w:r>
        <w:rPr>
          <w:b/>
          <w:bCs/>
          <w:color w:val="000000"/>
          <w:szCs w:val="16"/>
          <w:u w:val="single"/>
          <w:lang w:val="en-US"/>
        </w:rPr>
        <w:t xml:space="preserve">   </w:t>
      </w:r>
    </w:p>
    <w:p w:rsidR="002321B0" w:rsidRDefault="002321B0" w:rsidP="002321B0">
      <w:pPr>
        <w:pStyle w:val="NormalWeb"/>
        <w:shd w:val="clear" w:color="auto" w:fill="FFFFFF"/>
        <w:rPr>
          <w:b/>
          <w:bCs/>
          <w:color w:val="000000"/>
          <w:szCs w:val="16"/>
          <w:u w:val="single"/>
          <w:lang w:val="en-US"/>
        </w:rPr>
      </w:pPr>
    </w:p>
    <w:p w:rsidR="002321B0" w:rsidRDefault="002321B0" w:rsidP="002321B0">
      <w:pPr>
        <w:pStyle w:val="NormalWeb"/>
        <w:shd w:val="clear" w:color="auto" w:fill="FFFFFF"/>
        <w:rPr>
          <w:b/>
          <w:bCs/>
          <w:color w:val="000000"/>
          <w:szCs w:val="16"/>
          <w:u w:val="single"/>
          <w:lang w:val="en-US"/>
        </w:rPr>
      </w:pPr>
      <w:r w:rsidRPr="002A0366">
        <w:rPr>
          <w:b/>
          <w:bCs/>
          <w:color w:val="000000"/>
          <w:szCs w:val="16"/>
          <w:u w:val="single"/>
          <w:lang w:val="en-US"/>
        </w:rPr>
        <w:t>Fresh Fruits and dried fruits</w:t>
      </w:r>
    </w:p>
    <w:p w:rsidR="002321B0" w:rsidRDefault="002321B0" w:rsidP="002321B0">
      <w:pPr>
        <w:pStyle w:val="NormalWeb"/>
        <w:shd w:val="clear" w:color="auto" w:fill="FFFFFF"/>
        <w:ind w:left="630"/>
        <w:rPr>
          <w:b/>
          <w:bCs/>
          <w:color w:val="000000"/>
          <w:szCs w:val="16"/>
          <w:u w:val="single"/>
          <w:lang w:val="en-US"/>
        </w:rPr>
      </w:pPr>
      <w:r w:rsidRPr="007701CF">
        <w:rPr>
          <w:b/>
          <w:bCs/>
          <w:color w:val="000000"/>
          <w:szCs w:val="16"/>
          <w:lang w:val="en-US"/>
        </w:rPr>
        <w:t xml:space="preserve">                      </w:t>
      </w:r>
      <w:r>
        <w:rPr>
          <w:b/>
          <w:bCs/>
          <w:color w:val="000000"/>
          <w:szCs w:val="16"/>
          <w:lang w:val="en-US"/>
        </w:rPr>
        <w:t xml:space="preserve">      </w:t>
      </w:r>
      <w:r w:rsidRPr="007701CF">
        <w:rPr>
          <w:b/>
          <w:bCs/>
          <w:color w:val="000000"/>
          <w:szCs w:val="16"/>
          <w:lang w:val="en-US"/>
        </w:rPr>
        <w:t xml:space="preserve">    </w:t>
      </w:r>
      <w:r>
        <w:rPr>
          <w:b/>
          <w:bCs/>
          <w:noProof/>
          <w:color w:val="000000"/>
          <w:szCs w:val="16"/>
          <w:u w:val="single"/>
          <w:lang w:val="en-US"/>
        </w:rPr>
        <w:drawing>
          <wp:inline distT="0" distB="0" distL="0" distR="0">
            <wp:extent cx="2590800" cy="2124075"/>
            <wp:effectExtent l="19050" t="0" r="0" b="0"/>
            <wp:docPr id="217" name="Picture 174" descr="dry-fru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y-fruits.gif"/>
                    <pic:cNvPicPr/>
                  </pic:nvPicPr>
                  <pic:blipFill>
                    <a:blip r:embed="rId165"/>
                    <a:stretch>
                      <a:fillRect/>
                    </a:stretch>
                  </pic:blipFill>
                  <pic:spPr>
                    <a:xfrm>
                      <a:off x="0" y="0"/>
                      <a:ext cx="2590800" cy="2124075"/>
                    </a:xfrm>
                    <a:prstGeom prst="rect">
                      <a:avLst/>
                    </a:prstGeom>
                  </pic:spPr>
                </pic:pic>
              </a:graphicData>
            </a:graphic>
          </wp:inline>
        </w:drawing>
      </w:r>
    </w:p>
    <w:p w:rsidR="002321B0" w:rsidRPr="002A0366" w:rsidRDefault="002321B0" w:rsidP="002321B0">
      <w:pPr>
        <w:pStyle w:val="NormalWeb"/>
        <w:shd w:val="clear" w:color="auto" w:fill="FFFFFF"/>
        <w:ind w:left="360"/>
        <w:rPr>
          <w:b/>
          <w:bCs/>
          <w:color w:val="000000"/>
          <w:szCs w:val="16"/>
          <w:u w:val="single"/>
          <w:lang w:val="en-US"/>
        </w:rPr>
      </w:pPr>
    </w:p>
    <w:p w:rsidR="002321B0" w:rsidRDefault="002321B0" w:rsidP="002321B0">
      <w:pPr>
        <w:pStyle w:val="NormalWeb"/>
        <w:shd w:val="clear" w:color="auto" w:fill="FFFFFF"/>
        <w:rPr>
          <w:b/>
          <w:bCs/>
          <w:color w:val="000000"/>
          <w:szCs w:val="16"/>
          <w:u w:val="single"/>
          <w:lang w:val="en-US"/>
        </w:rPr>
      </w:pPr>
      <w:r w:rsidRPr="002A0366">
        <w:rPr>
          <w:b/>
          <w:bCs/>
          <w:color w:val="000000"/>
          <w:szCs w:val="16"/>
          <w:u w:val="single"/>
          <w:lang w:val="en-US"/>
        </w:rPr>
        <w:t xml:space="preserve">Tobacco </w:t>
      </w:r>
    </w:p>
    <w:p w:rsidR="002321B0" w:rsidRPr="002A0366" w:rsidRDefault="002321B0" w:rsidP="002321B0">
      <w:pPr>
        <w:pStyle w:val="NormalWeb"/>
        <w:shd w:val="clear" w:color="auto" w:fill="FFFFFF"/>
        <w:rPr>
          <w:b/>
          <w:bCs/>
          <w:color w:val="000000"/>
          <w:szCs w:val="16"/>
          <w:u w:val="single"/>
          <w:lang w:val="en-US"/>
        </w:rPr>
      </w:pPr>
      <w:r w:rsidRPr="007701CF">
        <w:rPr>
          <w:b/>
          <w:bCs/>
          <w:color w:val="000000"/>
          <w:szCs w:val="16"/>
          <w:lang w:val="en-US"/>
        </w:rPr>
        <w:t xml:space="preserve">                                     </w:t>
      </w:r>
      <w:r>
        <w:rPr>
          <w:b/>
          <w:bCs/>
          <w:color w:val="000000"/>
          <w:szCs w:val="16"/>
          <w:u w:val="single"/>
          <w:lang w:val="en-US"/>
        </w:rPr>
        <w:t xml:space="preserve">  </w:t>
      </w:r>
      <w:r>
        <w:rPr>
          <w:b/>
          <w:bCs/>
          <w:noProof/>
          <w:color w:val="000000"/>
          <w:szCs w:val="16"/>
          <w:u w:val="single"/>
          <w:lang w:val="en-US"/>
        </w:rPr>
        <w:drawing>
          <wp:inline distT="0" distB="0" distL="0" distR="0">
            <wp:extent cx="2419350" cy="2257425"/>
            <wp:effectExtent l="19050" t="0" r="0" b="0"/>
            <wp:docPr id="218" name="Picture 176" descr="shredded_toba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edded_tobacco.jpg"/>
                    <pic:cNvPicPr/>
                  </pic:nvPicPr>
                  <pic:blipFill>
                    <a:blip r:embed="rId166"/>
                    <a:stretch>
                      <a:fillRect/>
                    </a:stretch>
                  </pic:blipFill>
                  <pic:spPr>
                    <a:xfrm>
                      <a:off x="0" y="0"/>
                      <a:ext cx="2419350" cy="2257425"/>
                    </a:xfrm>
                    <a:prstGeom prst="rect">
                      <a:avLst/>
                    </a:prstGeom>
                  </pic:spPr>
                </pic:pic>
              </a:graphicData>
            </a:graphic>
          </wp:inline>
        </w:drawing>
      </w:r>
    </w:p>
    <w:p w:rsidR="002321B0" w:rsidRDefault="002321B0" w:rsidP="009D7089">
      <w:pPr>
        <w:pStyle w:val="NormalWeb"/>
        <w:numPr>
          <w:ilvl w:val="0"/>
          <w:numId w:val="33"/>
        </w:numPr>
        <w:shd w:val="clear" w:color="auto" w:fill="FFFFFF"/>
        <w:rPr>
          <w:b/>
          <w:bCs/>
          <w:color w:val="000000"/>
          <w:szCs w:val="16"/>
          <w:u w:val="single"/>
          <w:lang w:val="en-US"/>
        </w:rPr>
      </w:pPr>
      <w:r w:rsidRPr="002A0366">
        <w:rPr>
          <w:b/>
          <w:bCs/>
          <w:color w:val="000000"/>
          <w:szCs w:val="16"/>
          <w:u w:val="single"/>
          <w:lang w:val="en-US"/>
        </w:rPr>
        <w:lastRenderedPageBreak/>
        <w:t>Handicrafts</w:t>
      </w:r>
    </w:p>
    <w:p w:rsidR="002321B0" w:rsidRPr="002A0366" w:rsidRDefault="002321B0" w:rsidP="002321B0">
      <w:pPr>
        <w:pStyle w:val="NormalWeb"/>
        <w:shd w:val="clear" w:color="auto" w:fill="FFFFFF"/>
        <w:ind w:left="630"/>
        <w:rPr>
          <w:b/>
          <w:bCs/>
          <w:color w:val="000000"/>
          <w:szCs w:val="16"/>
          <w:u w:val="single"/>
          <w:lang w:val="en-US"/>
        </w:rPr>
      </w:pPr>
      <w:r w:rsidRPr="007701CF">
        <w:rPr>
          <w:b/>
          <w:bCs/>
          <w:color w:val="000000"/>
          <w:szCs w:val="16"/>
          <w:lang w:val="en-US"/>
        </w:rPr>
        <w:t xml:space="preserve">                                 </w:t>
      </w:r>
      <w:r>
        <w:rPr>
          <w:b/>
          <w:bCs/>
          <w:color w:val="000000"/>
          <w:szCs w:val="16"/>
          <w:u w:val="single"/>
          <w:lang w:val="en-US"/>
        </w:rPr>
        <w:t xml:space="preserve">   </w:t>
      </w:r>
      <w:r>
        <w:rPr>
          <w:b/>
          <w:bCs/>
          <w:noProof/>
          <w:color w:val="000000"/>
          <w:szCs w:val="16"/>
          <w:u w:val="single"/>
          <w:lang w:val="en-US"/>
        </w:rPr>
        <w:drawing>
          <wp:inline distT="0" distB="0" distL="0" distR="0">
            <wp:extent cx="2981325" cy="1724025"/>
            <wp:effectExtent l="19050" t="0" r="9525" b="0"/>
            <wp:docPr id="219" name="Picture 179" descr="Handicraf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icrafts.jpg"/>
                    <pic:cNvPicPr/>
                  </pic:nvPicPr>
                  <pic:blipFill>
                    <a:blip r:embed="rId167"/>
                    <a:stretch>
                      <a:fillRect/>
                    </a:stretch>
                  </pic:blipFill>
                  <pic:spPr>
                    <a:xfrm>
                      <a:off x="0" y="0"/>
                      <a:ext cx="2981116" cy="1723904"/>
                    </a:xfrm>
                    <a:prstGeom prst="rect">
                      <a:avLst/>
                    </a:prstGeom>
                  </pic:spPr>
                </pic:pic>
              </a:graphicData>
            </a:graphic>
          </wp:inline>
        </w:drawing>
      </w:r>
    </w:p>
    <w:p w:rsidR="002321B0" w:rsidRDefault="002321B0" w:rsidP="009D7089">
      <w:pPr>
        <w:pStyle w:val="NormalWeb"/>
        <w:numPr>
          <w:ilvl w:val="0"/>
          <w:numId w:val="33"/>
        </w:numPr>
        <w:shd w:val="clear" w:color="auto" w:fill="FFFFFF"/>
        <w:rPr>
          <w:b/>
          <w:bCs/>
          <w:color w:val="000000"/>
          <w:szCs w:val="16"/>
          <w:u w:val="single"/>
          <w:lang w:val="en-US"/>
        </w:rPr>
      </w:pPr>
      <w:r w:rsidRPr="002A0366">
        <w:rPr>
          <w:b/>
          <w:bCs/>
          <w:color w:val="000000"/>
          <w:szCs w:val="16"/>
          <w:u w:val="single"/>
          <w:lang w:val="en-US"/>
        </w:rPr>
        <w:t>Fisheries</w:t>
      </w:r>
    </w:p>
    <w:p w:rsidR="002321B0" w:rsidRPr="002A0366" w:rsidRDefault="002321B0" w:rsidP="002321B0">
      <w:pPr>
        <w:pStyle w:val="NormalWeb"/>
        <w:shd w:val="clear" w:color="auto" w:fill="FFFFFF"/>
        <w:ind w:left="630"/>
        <w:rPr>
          <w:b/>
          <w:bCs/>
          <w:color w:val="000000"/>
          <w:szCs w:val="16"/>
          <w:u w:val="single"/>
          <w:lang w:val="en-US"/>
        </w:rPr>
      </w:pPr>
      <w:r>
        <w:rPr>
          <w:b/>
          <w:bCs/>
          <w:color w:val="000000"/>
          <w:szCs w:val="16"/>
          <w:u w:val="single"/>
          <w:lang w:val="en-US"/>
        </w:rPr>
        <w:t xml:space="preserve">  </w:t>
      </w:r>
      <w:r w:rsidRPr="007701CF">
        <w:rPr>
          <w:b/>
          <w:bCs/>
          <w:color w:val="000000"/>
          <w:szCs w:val="16"/>
          <w:lang w:val="en-US"/>
        </w:rPr>
        <w:t xml:space="preserve">                              </w:t>
      </w:r>
      <w:r>
        <w:rPr>
          <w:b/>
          <w:bCs/>
          <w:color w:val="000000"/>
          <w:szCs w:val="16"/>
          <w:u w:val="single"/>
          <w:lang w:val="en-US"/>
        </w:rPr>
        <w:t xml:space="preserve"> </w:t>
      </w:r>
    </w:p>
    <w:p w:rsidR="002321B0" w:rsidRDefault="002321B0" w:rsidP="002321B0">
      <w:pPr>
        <w:pStyle w:val="NormalWeb"/>
        <w:shd w:val="clear" w:color="auto" w:fill="FFFFFF"/>
        <w:ind w:left="630"/>
        <w:rPr>
          <w:b/>
          <w:bCs/>
          <w:color w:val="000000"/>
          <w:szCs w:val="16"/>
          <w:u w:val="single"/>
          <w:lang w:val="en-US"/>
        </w:rPr>
      </w:pPr>
    </w:p>
    <w:p w:rsidR="002321B0" w:rsidRDefault="002321B0" w:rsidP="002321B0">
      <w:pPr>
        <w:pStyle w:val="ListParagraph"/>
        <w:rPr>
          <w:b/>
          <w:bCs/>
          <w:color w:val="000000"/>
          <w:szCs w:val="16"/>
          <w:u w:val="single"/>
          <w:lang w:val="en-US"/>
        </w:rPr>
      </w:pPr>
      <w:r>
        <w:rPr>
          <w:b/>
          <w:bCs/>
          <w:noProof/>
          <w:color w:val="000000"/>
          <w:szCs w:val="16"/>
          <w:u w:val="single"/>
          <w:lang w:val="en-US"/>
        </w:rPr>
        <w:drawing>
          <wp:inline distT="0" distB="0" distL="0" distR="0">
            <wp:extent cx="2838450" cy="1914525"/>
            <wp:effectExtent l="19050" t="0" r="0" b="0"/>
            <wp:docPr id="220" name="Picture 186" descr="fisheries-fish-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eries-fish-lg.jpg"/>
                    <pic:cNvPicPr/>
                  </pic:nvPicPr>
                  <pic:blipFill>
                    <a:blip r:embed="rId168"/>
                    <a:stretch>
                      <a:fillRect/>
                    </a:stretch>
                  </pic:blipFill>
                  <pic:spPr>
                    <a:xfrm>
                      <a:off x="0" y="0"/>
                      <a:ext cx="2838450" cy="1914525"/>
                    </a:xfrm>
                    <a:prstGeom prst="rect">
                      <a:avLst/>
                    </a:prstGeom>
                  </pic:spPr>
                </pic:pic>
              </a:graphicData>
            </a:graphic>
          </wp:inline>
        </w:drawing>
      </w:r>
    </w:p>
    <w:p w:rsidR="002321B0" w:rsidRPr="007701CF" w:rsidRDefault="002321B0" w:rsidP="002321B0">
      <w:pPr>
        <w:pStyle w:val="NormalWeb"/>
        <w:shd w:val="clear" w:color="auto" w:fill="FFFFFF"/>
        <w:ind w:left="630"/>
        <w:rPr>
          <w:b/>
          <w:bCs/>
          <w:color w:val="000000"/>
          <w:szCs w:val="16"/>
          <w:u w:val="single"/>
          <w:lang w:val="en-US"/>
        </w:rPr>
      </w:pPr>
    </w:p>
    <w:p w:rsidR="002321B0" w:rsidRDefault="002321B0" w:rsidP="009D7089">
      <w:pPr>
        <w:pStyle w:val="NormalWeb"/>
        <w:numPr>
          <w:ilvl w:val="0"/>
          <w:numId w:val="33"/>
        </w:numPr>
        <w:shd w:val="clear" w:color="auto" w:fill="FFFFFF"/>
        <w:rPr>
          <w:b/>
          <w:bCs/>
          <w:color w:val="000000"/>
          <w:szCs w:val="16"/>
          <w:u w:val="single"/>
          <w:lang w:val="en-US"/>
        </w:rPr>
      </w:pPr>
      <w:r w:rsidRPr="002A0366">
        <w:rPr>
          <w:b/>
          <w:bCs/>
          <w:color w:val="000000"/>
          <w:szCs w:val="16"/>
          <w:u w:val="single"/>
          <w:lang w:val="en-US"/>
        </w:rPr>
        <w:t xml:space="preserve">Cotton </w:t>
      </w:r>
    </w:p>
    <w:p w:rsidR="002321B0" w:rsidRPr="00C7135A" w:rsidRDefault="002321B0" w:rsidP="002321B0">
      <w:pPr>
        <w:pStyle w:val="NormalWeb"/>
        <w:shd w:val="clear" w:color="auto" w:fill="FFFFFF"/>
        <w:rPr>
          <w:b/>
          <w:bCs/>
          <w:color w:val="000000"/>
          <w:szCs w:val="16"/>
          <w:u w:val="single"/>
          <w:lang w:val="en-US"/>
        </w:rPr>
      </w:pPr>
      <w:r w:rsidRPr="007701CF">
        <w:rPr>
          <w:b/>
          <w:bCs/>
          <w:color w:val="000000"/>
          <w:szCs w:val="16"/>
          <w:lang w:val="en-US"/>
        </w:rPr>
        <w:t xml:space="preserve">                                         </w:t>
      </w:r>
      <w:r>
        <w:rPr>
          <w:b/>
          <w:bCs/>
          <w:color w:val="000000"/>
          <w:szCs w:val="16"/>
          <w:u w:val="single"/>
          <w:lang w:val="en-US"/>
        </w:rPr>
        <w:t xml:space="preserve"> </w:t>
      </w:r>
      <w:r w:rsidRPr="007701CF">
        <w:rPr>
          <w:rStyle w:val="Strong"/>
          <w:noProof/>
          <w:color w:val="000000"/>
          <w:u w:val="single"/>
          <w:lang w:val="en-US"/>
        </w:rPr>
        <w:drawing>
          <wp:inline distT="0" distB="0" distL="0" distR="0">
            <wp:extent cx="2781300" cy="2170312"/>
            <wp:effectExtent l="19050" t="0" r="0" b="0"/>
            <wp:docPr id="221" name="Picture 184" descr="agri_soil - Copy (2)_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i_soil - Copy (2)_clip_image024.jpg"/>
                    <pic:cNvPicPr/>
                  </pic:nvPicPr>
                  <pic:blipFill>
                    <a:blip r:embed="rId169"/>
                    <a:stretch>
                      <a:fillRect/>
                    </a:stretch>
                  </pic:blipFill>
                  <pic:spPr>
                    <a:xfrm>
                      <a:off x="0" y="0"/>
                      <a:ext cx="2781126" cy="2170176"/>
                    </a:xfrm>
                    <a:prstGeom prst="rect">
                      <a:avLst/>
                    </a:prstGeom>
                  </pic:spPr>
                </pic:pic>
              </a:graphicData>
            </a:graphic>
          </wp:inline>
        </w:drawing>
      </w:r>
    </w:p>
    <w:p w:rsidR="002321B0" w:rsidRDefault="002321B0" w:rsidP="002321B0">
      <w:pPr>
        <w:pStyle w:val="NormalWeb"/>
        <w:rPr>
          <w:rFonts w:ascii="Arial" w:hAnsi="Arial" w:cs="Arial"/>
          <w:color w:val="000000"/>
          <w:sz w:val="18"/>
          <w:szCs w:val="18"/>
        </w:rPr>
      </w:pPr>
    </w:p>
    <w:tbl>
      <w:tblPr>
        <w:tblW w:w="5000" w:type="pct"/>
        <w:tblCellSpacing w:w="0" w:type="dxa"/>
        <w:tblCellMar>
          <w:left w:w="0" w:type="dxa"/>
          <w:right w:w="0" w:type="dxa"/>
        </w:tblCellMar>
        <w:tblLook w:val="04A0"/>
      </w:tblPr>
      <w:tblGrid>
        <w:gridCol w:w="9360"/>
      </w:tblGrid>
      <w:tr w:rsidR="002321B0" w:rsidTr="005A614E">
        <w:trPr>
          <w:trHeight w:val="75"/>
          <w:tblCellSpacing w:w="0" w:type="dxa"/>
        </w:trPr>
        <w:tc>
          <w:tcPr>
            <w:tcW w:w="0" w:type="auto"/>
            <w:vAlign w:val="center"/>
            <w:hideMark/>
          </w:tcPr>
          <w:p w:rsidR="002321B0" w:rsidRDefault="002321B0" w:rsidP="005A614E">
            <w:pPr>
              <w:rPr>
                <w:sz w:val="8"/>
                <w:szCs w:val="24"/>
              </w:rPr>
            </w:pPr>
          </w:p>
        </w:tc>
      </w:tr>
      <w:tr w:rsidR="002321B0" w:rsidTr="005A614E">
        <w:trPr>
          <w:tblCellSpacing w:w="0" w:type="dxa"/>
        </w:trPr>
        <w:tc>
          <w:tcPr>
            <w:tcW w:w="0" w:type="auto"/>
            <w:hideMark/>
          </w:tcPr>
          <w:p w:rsidR="002321B0" w:rsidRDefault="002321B0" w:rsidP="005A614E">
            <w:pPr>
              <w:rPr>
                <w:sz w:val="24"/>
                <w:szCs w:val="24"/>
              </w:rPr>
            </w:pPr>
          </w:p>
        </w:tc>
      </w:tr>
      <w:tr w:rsidR="002321B0" w:rsidTr="005A614E">
        <w:trPr>
          <w:trHeight w:val="75"/>
          <w:tblCellSpacing w:w="0" w:type="dxa"/>
        </w:trPr>
        <w:tc>
          <w:tcPr>
            <w:tcW w:w="0" w:type="auto"/>
            <w:vAlign w:val="center"/>
            <w:hideMark/>
          </w:tcPr>
          <w:p w:rsidR="002321B0" w:rsidRDefault="002321B0" w:rsidP="005A614E">
            <w:pPr>
              <w:rPr>
                <w:sz w:val="8"/>
                <w:szCs w:val="24"/>
              </w:rPr>
            </w:pPr>
          </w:p>
        </w:tc>
      </w:tr>
    </w:tbl>
    <w:p w:rsidR="002321B0" w:rsidRPr="002A0366" w:rsidRDefault="002321B0" w:rsidP="002321B0">
      <w:pPr>
        <w:pStyle w:val="NormalWeb"/>
        <w:rPr>
          <w:rStyle w:val="Strong"/>
          <w:rFonts w:ascii="Arial" w:hAnsi="Arial" w:cs="Arial"/>
          <w:b w:val="0"/>
          <w:bCs w:val="0"/>
          <w:color w:val="000000"/>
          <w:sz w:val="18"/>
          <w:szCs w:val="18"/>
        </w:rPr>
      </w:pPr>
    </w:p>
    <w:p w:rsidR="002321B0" w:rsidRDefault="002321B0" w:rsidP="002321B0">
      <w:pPr>
        <w:autoSpaceDE w:val="0"/>
        <w:autoSpaceDN w:val="0"/>
        <w:adjustRightInd w:val="0"/>
        <w:spacing w:after="0" w:line="240" w:lineRule="auto"/>
        <w:rPr>
          <w:rFonts w:ascii="Arial" w:hAnsi="Arial" w:cs="Arial"/>
          <w:b/>
          <w:bCs/>
        </w:rPr>
      </w:pPr>
      <w:r>
        <w:rPr>
          <w:rFonts w:ascii="Arial" w:hAnsi="Arial" w:cs="Arial"/>
          <w:b/>
          <w:bCs/>
        </w:rPr>
        <w:t>List of Japanese Companies in Andhra pradesh</w:t>
      </w:r>
    </w:p>
    <w:tbl>
      <w:tblPr>
        <w:tblStyle w:val="TableGrid"/>
        <w:tblW w:w="0" w:type="auto"/>
        <w:tblLook w:val="04A0"/>
      </w:tblPr>
      <w:tblGrid>
        <w:gridCol w:w="8928"/>
      </w:tblGrid>
      <w:tr w:rsidR="002321B0" w:rsidRPr="008D7F52" w:rsidTr="005A614E">
        <w:tc>
          <w:tcPr>
            <w:tcW w:w="8928" w:type="dxa"/>
          </w:tcPr>
          <w:p w:rsidR="002321B0" w:rsidRDefault="002321B0" w:rsidP="005A614E">
            <w:pPr>
              <w:autoSpaceDE w:val="0"/>
              <w:autoSpaceDN w:val="0"/>
              <w:adjustRightInd w:val="0"/>
              <w:rPr>
                <w:rFonts w:ascii="Arial" w:hAnsi="Arial" w:cs="Arial"/>
                <w:b/>
                <w:bCs/>
              </w:rPr>
            </w:pPr>
            <w:r w:rsidRPr="008D7F52">
              <w:rPr>
                <w:rFonts w:ascii="Arial" w:hAnsi="Arial" w:cs="Arial"/>
                <w:b/>
                <w:bCs/>
              </w:rPr>
              <w:t xml:space="preserve">S.No.   </w:t>
            </w:r>
            <w:r>
              <w:rPr>
                <w:rFonts w:ascii="Arial" w:hAnsi="Arial" w:cs="Arial"/>
                <w:b/>
                <w:bCs/>
              </w:rPr>
              <w:t xml:space="preserve">                    </w:t>
            </w:r>
            <w:r w:rsidRPr="008D7F52">
              <w:rPr>
                <w:rFonts w:ascii="Arial" w:hAnsi="Arial" w:cs="Arial"/>
                <w:b/>
                <w:bCs/>
              </w:rPr>
              <w:t xml:space="preserve">   </w:t>
            </w:r>
            <w:r>
              <w:rPr>
                <w:rFonts w:ascii="Arial" w:hAnsi="Arial" w:cs="Arial"/>
                <w:b/>
                <w:bCs/>
              </w:rPr>
              <w:t xml:space="preserve"> </w:t>
            </w:r>
            <w:r w:rsidRPr="008D7F52">
              <w:rPr>
                <w:rFonts w:ascii="Arial" w:hAnsi="Arial" w:cs="Arial"/>
                <w:b/>
                <w:bCs/>
              </w:rPr>
              <w:t xml:space="preserve">Name of the Company </w:t>
            </w:r>
            <w:r>
              <w:rPr>
                <w:rFonts w:ascii="Arial" w:hAnsi="Arial" w:cs="Arial"/>
                <w:b/>
                <w:bCs/>
              </w:rPr>
              <w:t xml:space="preserve">                     sector and location</w:t>
            </w:r>
          </w:p>
          <w:p w:rsidR="002321B0" w:rsidRPr="008D7F52" w:rsidRDefault="002321B0" w:rsidP="005A614E">
            <w:pPr>
              <w:autoSpaceDE w:val="0"/>
              <w:autoSpaceDN w:val="0"/>
              <w:adjustRightInd w:val="0"/>
              <w:rPr>
                <w:rFonts w:ascii="Arial" w:hAnsi="Arial" w:cs="Arial"/>
                <w:b/>
                <w:bCs/>
              </w:rPr>
            </w:pPr>
            <w:r>
              <w:rPr>
                <w:rFonts w:ascii="Arial" w:hAnsi="Arial" w:cs="Arial"/>
                <w:b/>
                <w:bCs/>
              </w:rPr>
              <w:t xml:space="preserve">                     </w:t>
            </w:r>
            <w:r w:rsidRPr="008D7F52">
              <w:rPr>
                <w:rFonts w:ascii="Arial" w:hAnsi="Arial" w:cs="Arial"/>
                <w:b/>
                <w:bCs/>
              </w:rPr>
              <w:t xml:space="preserve">     </w:t>
            </w:r>
            <w:r>
              <w:rPr>
                <w:rFonts w:ascii="Arial" w:hAnsi="Arial" w:cs="Arial"/>
                <w:b/>
                <w:bCs/>
              </w:rPr>
              <w:t xml:space="preserve">                                                         </w:t>
            </w:r>
          </w:p>
        </w:tc>
      </w:tr>
      <w:tr w:rsidR="002321B0" w:rsidRPr="008D7F52" w:rsidTr="005A614E">
        <w:tc>
          <w:tcPr>
            <w:tcW w:w="8928" w:type="dxa"/>
          </w:tcPr>
          <w:p w:rsidR="002321B0" w:rsidRPr="009E3981" w:rsidRDefault="002321B0" w:rsidP="005A614E">
            <w:pPr>
              <w:autoSpaceDE w:val="0"/>
              <w:autoSpaceDN w:val="0"/>
              <w:adjustRightInd w:val="0"/>
              <w:ind w:left="255"/>
              <w:rPr>
                <w:rFonts w:ascii="Arial" w:hAnsi="Arial" w:cs="Arial"/>
                <w:sz w:val="24"/>
                <w:szCs w:val="24"/>
              </w:rPr>
            </w:pPr>
            <w:r>
              <w:rPr>
                <w:rFonts w:ascii="Arial" w:hAnsi="Arial" w:cs="Arial"/>
                <w:sz w:val="24"/>
                <w:szCs w:val="24"/>
              </w:rPr>
              <w:t xml:space="preserve">                            </w:t>
            </w:r>
            <w:r w:rsidRPr="009E3981">
              <w:rPr>
                <w:rFonts w:ascii="Arial" w:hAnsi="Arial" w:cs="Arial"/>
                <w:sz w:val="24"/>
                <w:szCs w:val="24"/>
              </w:rPr>
              <w:t xml:space="preserve">Aisin Engineering Co., Ltd.             </w:t>
            </w:r>
            <w:r>
              <w:rPr>
                <w:rFonts w:ascii="Arial" w:hAnsi="Arial" w:cs="Arial"/>
                <w:sz w:val="24"/>
                <w:szCs w:val="24"/>
              </w:rPr>
              <w:t xml:space="preserve">   </w:t>
            </w:r>
            <w:r w:rsidRPr="009E3981">
              <w:rPr>
                <w:rFonts w:ascii="Arial" w:hAnsi="Arial" w:cs="Arial"/>
                <w:sz w:val="24"/>
                <w:szCs w:val="24"/>
              </w:rPr>
              <w:t xml:space="preserve">Auto component    </w:t>
            </w:r>
          </w:p>
          <w:p w:rsidR="002321B0" w:rsidRPr="009E3981" w:rsidRDefault="002321B0" w:rsidP="009D7089">
            <w:pPr>
              <w:pStyle w:val="ListParagraph"/>
              <w:numPr>
                <w:ilvl w:val="0"/>
                <w:numId w:val="11"/>
              </w:num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designing    </w:t>
            </w:r>
            <w:r w:rsidRPr="009E3981">
              <w:rPr>
                <w:rFonts w:ascii="Arial" w:hAnsi="Arial" w:cs="Arial"/>
                <w:sz w:val="24"/>
                <w:szCs w:val="24"/>
              </w:rPr>
              <w:t xml:space="preserve">R&amp;D  </w:t>
            </w:r>
            <w:r>
              <w:rPr>
                <w:rFonts w:ascii="Arial" w:hAnsi="Arial" w:cs="Arial"/>
                <w:sz w:val="24"/>
                <w:szCs w:val="24"/>
              </w:rPr>
              <w:t xml:space="preserve">  </w:t>
            </w:r>
            <w:r w:rsidRPr="009E3981">
              <w:rPr>
                <w:rFonts w:ascii="Arial" w:hAnsi="Arial" w:cs="Arial"/>
                <w:sz w:val="24"/>
                <w:szCs w:val="24"/>
              </w:rPr>
              <w:t xml:space="preserve">Hyderabad                                                           </w:t>
            </w:r>
            <w:r>
              <w:rPr>
                <w:rFonts w:ascii="Arial" w:hAnsi="Arial" w:cs="Arial"/>
                <w:sz w:val="24"/>
                <w:szCs w:val="24"/>
              </w:rPr>
              <w:t xml:space="preserve">       </w:t>
            </w:r>
            <w:r w:rsidRPr="009E3981">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2        </w:t>
            </w:r>
            <w:r>
              <w:rPr>
                <w:rFonts w:ascii="Arial" w:hAnsi="Arial" w:cs="Arial"/>
                <w:sz w:val="24"/>
                <w:szCs w:val="24"/>
              </w:rPr>
              <w:t xml:space="preserve">               </w:t>
            </w:r>
            <w:r w:rsidRPr="008D7F52">
              <w:rPr>
                <w:rFonts w:ascii="Arial" w:hAnsi="Arial" w:cs="Arial"/>
                <w:sz w:val="24"/>
                <w:szCs w:val="24"/>
              </w:rPr>
              <w:t>Canon Ind</w:t>
            </w:r>
            <w:r>
              <w:rPr>
                <w:rFonts w:ascii="Arial" w:hAnsi="Arial" w:cs="Arial"/>
                <w:sz w:val="24"/>
                <w:szCs w:val="24"/>
              </w:rPr>
              <w:t>ia Pvt. Ltd.                      office E</w:t>
            </w:r>
            <w:r w:rsidRPr="008D7F52">
              <w:rPr>
                <w:rFonts w:ascii="Arial" w:hAnsi="Arial" w:cs="Arial"/>
                <w:sz w:val="24"/>
                <w:szCs w:val="24"/>
              </w:rPr>
              <w:t>quipment sales and</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Service 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    </w:t>
            </w:r>
            <w:r>
              <w:rPr>
                <w:rFonts w:ascii="Arial" w:hAnsi="Arial" w:cs="Arial"/>
                <w:sz w:val="24"/>
                <w:szCs w:val="24"/>
              </w:rPr>
              <w:t xml:space="preserve">  3                       </w:t>
            </w:r>
            <w:r w:rsidRPr="008D7F52">
              <w:rPr>
                <w:rFonts w:ascii="Arial" w:hAnsi="Arial" w:cs="Arial"/>
                <w:sz w:val="24"/>
                <w:szCs w:val="24"/>
              </w:rPr>
              <w:t xml:space="preserve">Daicelchiral Technologies               </w:t>
            </w:r>
            <w:r>
              <w:rPr>
                <w:rFonts w:ascii="Arial" w:hAnsi="Arial" w:cs="Arial"/>
                <w:sz w:val="24"/>
                <w:szCs w:val="24"/>
              </w:rPr>
              <w:t xml:space="preserve"> </w:t>
            </w:r>
            <w:r w:rsidRPr="008D7F52">
              <w:rPr>
                <w:rFonts w:ascii="Arial" w:hAnsi="Arial" w:cs="Arial"/>
                <w:sz w:val="24"/>
                <w:szCs w:val="24"/>
              </w:rPr>
              <w:t xml:space="preserve"> customer service for</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analytical instruments  </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       </w:t>
            </w:r>
            <w:r>
              <w:rPr>
                <w:rFonts w:ascii="Arial" w:hAnsi="Arial" w:cs="Arial"/>
                <w:sz w:val="24"/>
                <w:szCs w:val="24"/>
              </w:rPr>
              <w:t>Hyderabad</w:t>
            </w:r>
            <w:r w:rsidRPr="008D7F52">
              <w:rPr>
                <w:rFonts w:ascii="Arial" w:hAnsi="Arial" w:cs="Arial"/>
                <w:sz w:val="24"/>
                <w:szCs w:val="24"/>
              </w:rPr>
              <w:t xml:space="preserve">         </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4      </w:t>
            </w:r>
            <w:r>
              <w:rPr>
                <w:rFonts w:ascii="Arial" w:hAnsi="Arial" w:cs="Arial"/>
                <w:sz w:val="24"/>
                <w:szCs w:val="24"/>
              </w:rPr>
              <w:t xml:space="preserve">                </w:t>
            </w:r>
            <w:r w:rsidRPr="008D7F52">
              <w:rPr>
                <w:rFonts w:ascii="Arial" w:hAnsi="Arial" w:cs="Arial"/>
                <w:sz w:val="24"/>
                <w:szCs w:val="24"/>
              </w:rPr>
              <w:t>Deccan Fine Chemicals (India)</w:t>
            </w:r>
            <w:r>
              <w:rPr>
                <w:rFonts w:ascii="Arial" w:hAnsi="Arial" w:cs="Arial"/>
                <w:sz w:val="24"/>
                <w:szCs w:val="24"/>
              </w:rPr>
              <w:t xml:space="preserve">        </w:t>
            </w:r>
            <w:r w:rsidRPr="008D7F52">
              <w:rPr>
                <w:rFonts w:ascii="Arial" w:hAnsi="Arial" w:cs="Arial"/>
                <w:sz w:val="24"/>
                <w:szCs w:val="24"/>
              </w:rPr>
              <w:t xml:space="preserve">agrochemical   </w:t>
            </w:r>
            <w:r>
              <w:rPr>
                <w:rFonts w:ascii="Arial" w:hAnsi="Arial" w:cs="Arial"/>
                <w:sz w:val="24"/>
                <w:szCs w:val="24"/>
              </w:rPr>
              <w:t>Hyderabad</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Limited                                   </w:t>
            </w:r>
          </w:p>
          <w:p w:rsidR="002321B0" w:rsidRPr="008D7F52"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    </w:t>
            </w:r>
            <w:r>
              <w:rPr>
                <w:rFonts w:ascii="Arial" w:hAnsi="Arial" w:cs="Arial"/>
                <w:sz w:val="24"/>
                <w:szCs w:val="24"/>
              </w:rPr>
              <w:t xml:space="preserve">  </w:t>
            </w:r>
            <w:r w:rsidRPr="008D7F52">
              <w:rPr>
                <w:rFonts w:ascii="Arial" w:hAnsi="Arial" w:cs="Arial"/>
                <w:sz w:val="24"/>
                <w:szCs w:val="24"/>
              </w:rPr>
              <w:t xml:space="preserve">5 </w:t>
            </w:r>
            <w:r>
              <w:rPr>
                <w:rFonts w:ascii="Arial" w:hAnsi="Arial" w:cs="Arial"/>
                <w:sz w:val="24"/>
                <w:szCs w:val="24"/>
              </w:rPr>
              <w:t xml:space="preserve">                     </w:t>
            </w:r>
            <w:r w:rsidRPr="008D7F52">
              <w:rPr>
                <w:rFonts w:ascii="Arial" w:hAnsi="Arial" w:cs="Arial"/>
                <w:sz w:val="24"/>
                <w:szCs w:val="24"/>
              </w:rPr>
              <w:t xml:space="preserve">ETA Melco Engg. Co. Pvt. Ltd.  </w:t>
            </w:r>
            <w:r>
              <w:rPr>
                <w:rFonts w:ascii="Arial" w:hAnsi="Arial" w:cs="Arial"/>
                <w:sz w:val="24"/>
                <w:szCs w:val="24"/>
              </w:rPr>
              <w:t xml:space="preserve">             </w:t>
            </w:r>
            <w:r w:rsidRPr="008D7F52">
              <w:rPr>
                <w:rFonts w:ascii="Arial" w:hAnsi="Arial" w:cs="Arial"/>
                <w:sz w:val="24"/>
                <w:szCs w:val="24"/>
              </w:rPr>
              <w:t xml:space="preserve">sales of elevator  </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Hyderabad                 </w:t>
            </w:r>
            <w:r w:rsidRPr="008D7F52">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 6</w:t>
            </w:r>
            <w:r>
              <w:rPr>
                <w:rFonts w:ascii="Arial" w:hAnsi="Arial" w:cs="Arial"/>
                <w:sz w:val="24"/>
                <w:szCs w:val="24"/>
              </w:rPr>
              <w:t xml:space="preserve">                      </w:t>
            </w:r>
            <w:r w:rsidRPr="008D7F52">
              <w:rPr>
                <w:rFonts w:ascii="Arial" w:hAnsi="Arial" w:cs="Arial"/>
                <w:sz w:val="24"/>
                <w:szCs w:val="24"/>
              </w:rPr>
              <w:t xml:space="preserve">Erbis Engineering Co., Ltd.  </w:t>
            </w:r>
            <w:r>
              <w:rPr>
                <w:rFonts w:ascii="Arial" w:hAnsi="Arial" w:cs="Arial"/>
                <w:sz w:val="24"/>
                <w:szCs w:val="24"/>
              </w:rPr>
              <w:t xml:space="preserve">          </w:t>
            </w:r>
            <w:r w:rsidRPr="008D7F52">
              <w:rPr>
                <w:rFonts w:ascii="Arial" w:hAnsi="Arial" w:cs="Arial"/>
                <w:sz w:val="24"/>
                <w:szCs w:val="24"/>
              </w:rPr>
              <w:t xml:space="preserve"> </w:t>
            </w:r>
            <w:r>
              <w:rPr>
                <w:rFonts w:ascii="Arial" w:hAnsi="Arial" w:cs="Arial"/>
                <w:sz w:val="24"/>
                <w:szCs w:val="24"/>
              </w:rPr>
              <w:t xml:space="preserve">  sales &amp; service for</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Professional Equipment</w:t>
            </w:r>
            <w:r w:rsidRPr="008D7F52">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Hyderabad</w:t>
            </w:r>
            <w:r w:rsidRPr="008D7F52">
              <w:rPr>
                <w:rFonts w:ascii="Arial" w:hAnsi="Arial" w:cs="Arial"/>
                <w:sz w:val="24"/>
                <w:szCs w:val="24"/>
              </w:rPr>
              <w:t xml:space="preserve">           </w:t>
            </w:r>
            <w:r>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7                      </w:t>
            </w:r>
            <w:r w:rsidRPr="008D7F52">
              <w:rPr>
                <w:rFonts w:ascii="Arial" w:hAnsi="Arial" w:cs="Arial"/>
                <w:sz w:val="24"/>
                <w:szCs w:val="24"/>
              </w:rPr>
              <w:t xml:space="preserve">Fujitsu Consulting India Private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limited                                               </w:t>
            </w:r>
            <w:r w:rsidRPr="008D7F52">
              <w:rPr>
                <w:rFonts w:ascii="Arial" w:hAnsi="Arial" w:cs="Arial"/>
                <w:sz w:val="24"/>
                <w:szCs w:val="24"/>
              </w:rPr>
              <w:t xml:space="preserve"> IT service</w:t>
            </w:r>
            <w:r>
              <w:rPr>
                <w:rFonts w:ascii="Arial" w:hAnsi="Arial" w:cs="Arial"/>
                <w:sz w:val="24"/>
                <w:szCs w:val="24"/>
              </w:rPr>
              <w:t xml:space="preserve"> </w:t>
            </w:r>
            <w:r w:rsidRPr="008D7F52">
              <w:rPr>
                <w:rFonts w:ascii="Arial" w:hAnsi="Arial" w:cs="Arial"/>
                <w:sz w:val="24"/>
                <w:szCs w:val="24"/>
              </w:rPr>
              <w:t>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8              </w:t>
            </w:r>
            <w:r>
              <w:rPr>
                <w:rFonts w:ascii="Arial" w:hAnsi="Arial" w:cs="Arial"/>
                <w:sz w:val="24"/>
                <w:szCs w:val="24"/>
              </w:rPr>
              <w:t xml:space="preserve">                          </w:t>
            </w:r>
            <w:r w:rsidRPr="008D7F52">
              <w:rPr>
                <w:rFonts w:ascii="Arial" w:hAnsi="Arial" w:cs="Arial"/>
                <w:sz w:val="24"/>
                <w:szCs w:val="24"/>
              </w:rPr>
              <w:t xml:space="preserve"> IFFCO- </w:t>
            </w:r>
          </w:p>
          <w:p w:rsidR="002321B0" w:rsidRPr="002A0366"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                                  Tokio General Insurance </w:t>
            </w:r>
            <w:r>
              <w:rPr>
                <w:rFonts w:ascii="Arial" w:hAnsi="Arial" w:cs="Arial"/>
                <w:sz w:val="24"/>
                <w:szCs w:val="24"/>
              </w:rPr>
              <w:t xml:space="preserve">              non life insurance  </w:t>
            </w:r>
          </w:p>
          <w:p w:rsidR="002321B0" w:rsidRPr="008D7F52" w:rsidRDefault="002321B0" w:rsidP="005A614E">
            <w:pPr>
              <w:autoSpaceDE w:val="0"/>
              <w:autoSpaceDN w:val="0"/>
              <w:adjustRightInd w:val="0"/>
              <w:rPr>
                <w:rFonts w:ascii="Arial" w:hAnsi="Arial" w:cs="Arial"/>
                <w:sz w:val="24"/>
                <w:szCs w:val="24"/>
              </w:rPr>
            </w:pPr>
            <w:r>
              <w:rPr>
                <w:rFonts w:ascii="Arial" w:hAnsi="Arial" w:cs="Arial"/>
                <w:b/>
                <w:bCs/>
              </w:rPr>
              <w:t xml:space="preserve">                     </w:t>
            </w:r>
            <w:r w:rsidRPr="008D7F52">
              <w:rPr>
                <w:rFonts w:ascii="Arial" w:hAnsi="Arial" w:cs="Arial"/>
                <w:b/>
                <w:bCs/>
              </w:rPr>
              <w:t xml:space="preserve">     </w:t>
            </w:r>
            <w:r>
              <w:rPr>
                <w:rFonts w:ascii="Arial" w:hAnsi="Arial" w:cs="Arial"/>
                <w:b/>
                <w:bCs/>
              </w:rPr>
              <w:t xml:space="preserve">                                                         </w:t>
            </w:r>
          </w:p>
        </w:tc>
      </w:tr>
      <w:tr w:rsidR="002321B0" w:rsidRPr="008D7F52" w:rsidTr="005A614E">
        <w:tc>
          <w:tcPr>
            <w:tcW w:w="8928" w:type="dxa"/>
          </w:tcPr>
          <w:p w:rsidR="002321B0" w:rsidRPr="009E3981"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9             </w:t>
            </w:r>
            <w:r w:rsidRPr="009E3981">
              <w:rPr>
                <w:rFonts w:ascii="Arial" w:hAnsi="Arial" w:cs="Arial"/>
                <w:sz w:val="24"/>
                <w:szCs w:val="24"/>
              </w:rPr>
              <w:t>IFFCO</w:t>
            </w:r>
            <w:r>
              <w:rPr>
                <w:rFonts w:ascii="Arial" w:hAnsi="Arial" w:cs="Arial"/>
                <w:sz w:val="24"/>
                <w:szCs w:val="24"/>
              </w:rPr>
              <w:t>-Tokio General Insurance Co       non-life insuranceHyderabad</w:t>
            </w:r>
          </w:p>
          <w:p w:rsidR="002321B0" w:rsidRPr="009E3981"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9E3981">
              <w:rPr>
                <w:rFonts w:ascii="Arial" w:hAnsi="Arial" w:cs="Arial"/>
                <w:sz w:val="24"/>
                <w:szCs w:val="24"/>
              </w:rPr>
              <w:t>Ltd.Secunderabad Branch</w:t>
            </w:r>
          </w:p>
          <w:p w:rsidR="002321B0" w:rsidRPr="009E3981" w:rsidRDefault="002321B0" w:rsidP="005A614E">
            <w:pPr>
              <w:pStyle w:val="ListParagraph"/>
              <w:autoSpaceDE w:val="0"/>
              <w:autoSpaceDN w:val="0"/>
              <w:adjustRightInd w:val="0"/>
              <w:ind w:left="270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                                                                                                        </w:t>
            </w:r>
            <w:r>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10      </w:t>
            </w:r>
            <w:r>
              <w:rPr>
                <w:rFonts w:ascii="Arial" w:hAnsi="Arial" w:cs="Arial"/>
                <w:sz w:val="24"/>
                <w:szCs w:val="24"/>
              </w:rPr>
              <w:t xml:space="preserve">   </w:t>
            </w:r>
            <w:r w:rsidRPr="008D7F52">
              <w:rPr>
                <w:rFonts w:ascii="Arial" w:hAnsi="Arial" w:cs="Arial"/>
                <w:sz w:val="24"/>
                <w:szCs w:val="24"/>
              </w:rPr>
              <w:t>IL&amp;FS Education &amp; Technology</w:t>
            </w:r>
            <w:r>
              <w:rPr>
                <w:rFonts w:ascii="Arial" w:hAnsi="Arial" w:cs="Arial"/>
                <w:sz w:val="24"/>
                <w:szCs w:val="24"/>
              </w:rPr>
              <w:t xml:space="preserve">             </w:t>
            </w:r>
            <w:r w:rsidRPr="008D7F52">
              <w:rPr>
                <w:rFonts w:ascii="Arial" w:hAnsi="Arial" w:cs="Arial"/>
                <w:sz w:val="24"/>
                <w:szCs w:val="24"/>
              </w:rPr>
              <w:t xml:space="preserve">Services Limited Hyderabad </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11         </w:t>
            </w:r>
            <w:r w:rsidRPr="009E3981">
              <w:rPr>
                <w:rFonts w:ascii="Arial" w:hAnsi="Arial" w:cs="Arial"/>
                <w:sz w:val="24"/>
                <w:szCs w:val="24"/>
              </w:rPr>
              <w:t xml:space="preserve">JTB Jupiter Express Service Pvt        </w:t>
            </w:r>
            <w:r>
              <w:rPr>
                <w:rFonts w:ascii="Arial" w:hAnsi="Arial" w:cs="Arial"/>
                <w:sz w:val="24"/>
                <w:szCs w:val="24"/>
              </w:rPr>
              <w:t xml:space="preserve">   </w:t>
            </w:r>
            <w:r w:rsidRPr="009E3981">
              <w:rPr>
                <w:rFonts w:ascii="Arial" w:hAnsi="Arial" w:cs="Arial"/>
                <w:sz w:val="24"/>
                <w:szCs w:val="24"/>
              </w:rPr>
              <w:t>forwarding Hyderabad</w:t>
            </w:r>
          </w:p>
          <w:p w:rsidR="002321B0" w:rsidRPr="009E3981"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Ltd. Hyderabad Branch</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p w:rsidR="002321B0" w:rsidRPr="009E3981"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JT International</w:t>
            </w:r>
            <w:r w:rsidRPr="009E3981">
              <w:rPr>
                <w:rFonts w:ascii="Arial" w:hAnsi="Arial" w:cs="Arial"/>
                <w:sz w:val="24"/>
                <w:szCs w:val="24"/>
              </w:rPr>
              <w:t xml:space="preserve"> (India) Private                                                                                                           </w:t>
            </w:r>
            <w:r>
              <w:rPr>
                <w:rFonts w:ascii="Arial" w:hAnsi="Arial" w:cs="Arial"/>
                <w:sz w:val="24"/>
                <w:szCs w:val="24"/>
              </w:rPr>
              <w:t xml:space="preserve">    12                                   Ltd                                   </w:t>
            </w:r>
            <w:r w:rsidRPr="009E3981">
              <w:rPr>
                <w:rFonts w:ascii="Arial" w:hAnsi="Arial" w:cs="Arial"/>
                <w:sz w:val="24"/>
                <w:szCs w:val="24"/>
              </w:rPr>
              <w:t>cigarrete manufacturing</w:t>
            </w:r>
          </w:p>
          <w:p w:rsidR="002321B0" w:rsidRPr="009E3981" w:rsidRDefault="002321B0" w:rsidP="005A614E">
            <w:pPr>
              <w:pStyle w:val="ListParagraph"/>
              <w:autoSpaceDE w:val="0"/>
              <w:autoSpaceDN w:val="0"/>
              <w:adjustRightInd w:val="0"/>
              <w:ind w:left="2700"/>
              <w:rPr>
                <w:rFonts w:ascii="Arial" w:hAnsi="Arial" w:cs="Arial"/>
                <w:sz w:val="24"/>
                <w:szCs w:val="24"/>
              </w:rPr>
            </w:pPr>
            <w:r>
              <w:rPr>
                <w:rFonts w:ascii="Arial" w:hAnsi="Arial" w:cs="Arial"/>
                <w:sz w:val="24"/>
                <w:szCs w:val="24"/>
              </w:rPr>
              <w:t xml:space="preserve">                                              </w:t>
            </w:r>
            <w:r w:rsidRPr="009E3981">
              <w:rPr>
                <w:rFonts w:ascii="Arial" w:hAnsi="Arial" w:cs="Arial"/>
                <w:sz w:val="24"/>
                <w:szCs w:val="24"/>
              </w:rPr>
              <w:t>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13           </w:t>
            </w:r>
            <w:r w:rsidRPr="008D7F52">
              <w:rPr>
                <w:rFonts w:ascii="Arial" w:hAnsi="Arial" w:cs="Arial"/>
                <w:sz w:val="24"/>
                <w:szCs w:val="24"/>
              </w:rPr>
              <w:t xml:space="preserve"> Kintetsu World Express (India) Pvt.</w:t>
            </w:r>
            <w:r>
              <w:rPr>
                <w:rFonts w:ascii="Arial" w:hAnsi="Arial" w:cs="Arial"/>
                <w:sz w:val="24"/>
                <w:szCs w:val="24"/>
              </w:rPr>
              <w:t xml:space="preserve">             </w:t>
            </w:r>
            <w:r w:rsidRPr="008D7F52">
              <w:rPr>
                <w:rFonts w:ascii="Arial" w:hAnsi="Arial" w:cs="Arial"/>
                <w:sz w:val="24"/>
                <w:szCs w:val="24"/>
              </w:rPr>
              <w:t xml:space="preserve">international freight </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Ltd. Hyderabad Sales Office</w:t>
            </w:r>
            <w:r>
              <w:rPr>
                <w:rFonts w:ascii="Arial" w:hAnsi="Arial" w:cs="Arial"/>
                <w:sz w:val="24"/>
                <w:szCs w:val="24"/>
              </w:rPr>
              <w:t xml:space="preserve">                        </w:t>
            </w:r>
            <w:r w:rsidRPr="008D7F52">
              <w:rPr>
                <w:rFonts w:ascii="Arial" w:hAnsi="Arial" w:cs="Arial"/>
                <w:sz w:val="24"/>
                <w:szCs w:val="24"/>
              </w:rPr>
              <w:t>forwarding</w:t>
            </w:r>
            <w:r>
              <w:rPr>
                <w:rFonts w:ascii="Arial" w:hAnsi="Arial" w:cs="Arial"/>
                <w:sz w:val="24"/>
                <w:szCs w:val="24"/>
              </w:rPr>
              <w:t xml:space="preserve"> </w:t>
            </w:r>
            <w:r w:rsidRPr="008D7F52">
              <w:rPr>
                <w:rFonts w:ascii="Arial" w:hAnsi="Arial" w:cs="Arial"/>
                <w:sz w:val="24"/>
                <w:szCs w:val="24"/>
              </w:rPr>
              <w:t xml:space="preserve">Hyderabad                                                               </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tc>
      </w:tr>
      <w:tr w:rsidR="002321B0" w:rsidRPr="008D7F52" w:rsidTr="005A614E">
        <w:trPr>
          <w:trHeight w:val="350"/>
        </w:trPr>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14.  </w:t>
            </w:r>
            <w:r>
              <w:rPr>
                <w:rFonts w:ascii="Arial" w:hAnsi="Arial" w:cs="Arial"/>
                <w:sz w:val="24"/>
                <w:szCs w:val="24"/>
              </w:rPr>
              <w:t xml:space="preserve">         </w:t>
            </w:r>
            <w:r w:rsidRPr="008D7F52">
              <w:rPr>
                <w:rFonts w:ascii="Arial" w:hAnsi="Arial" w:cs="Arial"/>
                <w:sz w:val="24"/>
                <w:szCs w:val="24"/>
              </w:rPr>
              <w:t>Mitsubishi Corporation India Pvt.</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lastRenderedPageBreak/>
              <w:t xml:space="preserve">                       Ltd.  </w:t>
            </w:r>
            <w:r w:rsidRPr="008D7F52">
              <w:rPr>
                <w:rFonts w:ascii="Arial" w:hAnsi="Arial" w:cs="Arial"/>
                <w:sz w:val="24"/>
                <w:szCs w:val="24"/>
              </w:rPr>
              <w:t xml:space="preserve">Hyderabad Branch                        </w:t>
            </w:r>
            <w:r>
              <w:rPr>
                <w:rFonts w:ascii="Arial" w:hAnsi="Arial" w:cs="Arial"/>
                <w:sz w:val="24"/>
                <w:szCs w:val="24"/>
              </w:rPr>
              <w:t xml:space="preserve">     </w:t>
            </w:r>
            <w:r w:rsidRPr="008D7F52">
              <w:rPr>
                <w:rFonts w:ascii="Arial" w:hAnsi="Arial" w:cs="Arial"/>
                <w:sz w:val="24"/>
                <w:szCs w:val="24"/>
              </w:rPr>
              <w:t xml:space="preserve"> trading Hyderabad                                  </w:t>
            </w:r>
          </w:p>
        </w:tc>
      </w:tr>
      <w:tr w:rsidR="002321B0" w:rsidRPr="008D7F52" w:rsidTr="005A614E">
        <w:tc>
          <w:tcPr>
            <w:tcW w:w="8928" w:type="dxa"/>
          </w:tcPr>
          <w:p w:rsidR="002321B0" w:rsidRPr="008D7F52" w:rsidRDefault="002321B0" w:rsidP="005A614E">
            <w:pPr>
              <w:autoSpaceDE w:val="0"/>
              <w:autoSpaceDN w:val="0"/>
              <w:adjustRightInd w:val="0"/>
              <w:rPr>
                <w:rFonts w:ascii="Arial" w:hAnsi="Arial" w:cs="Arial"/>
                <w:sz w:val="24"/>
                <w:szCs w:val="24"/>
              </w:rPr>
            </w:pPr>
            <w:r w:rsidRPr="008D7F52">
              <w:rPr>
                <w:rFonts w:ascii="Arial" w:hAnsi="Arial" w:cs="Arial"/>
                <w:sz w:val="24"/>
                <w:szCs w:val="24"/>
              </w:rPr>
              <w:lastRenderedPageBreak/>
              <w:t xml:space="preserve">15. </w:t>
            </w:r>
            <w:r>
              <w:rPr>
                <w:rFonts w:ascii="Arial" w:hAnsi="Arial" w:cs="Arial"/>
                <w:sz w:val="24"/>
                <w:szCs w:val="24"/>
              </w:rPr>
              <w:t xml:space="preserve">         </w:t>
            </w:r>
            <w:r w:rsidRPr="008D7F52">
              <w:rPr>
                <w:rFonts w:ascii="Arial" w:hAnsi="Arial" w:cs="Arial"/>
                <w:sz w:val="24"/>
                <w:szCs w:val="24"/>
              </w:rPr>
              <w:t>Mitsui MOL Information Processing</w:t>
            </w:r>
            <w:r>
              <w:rPr>
                <w:rFonts w:ascii="Arial" w:hAnsi="Arial" w:cs="Arial"/>
                <w:sz w:val="24"/>
                <w:szCs w:val="24"/>
              </w:rPr>
              <w:t xml:space="preserve">     BPO for data </w:t>
            </w:r>
            <w:r w:rsidRPr="008D7F52">
              <w:rPr>
                <w:rFonts w:ascii="Arial" w:hAnsi="Arial" w:cs="Arial"/>
                <w:sz w:val="24"/>
                <w:szCs w:val="24"/>
              </w:rPr>
              <w:t xml:space="preserve">processing of  </w:t>
            </w:r>
            <w:r>
              <w:rPr>
                <w:rFonts w:ascii="Arial" w:hAnsi="Arial" w:cs="Arial"/>
                <w:sz w:val="24"/>
                <w:szCs w:val="24"/>
              </w:rPr>
              <w:t xml:space="preserve"> B/L</w:t>
            </w:r>
            <w:r w:rsidRPr="008D7F52">
              <w:rPr>
                <w:rFonts w:ascii="Arial" w:hAnsi="Arial" w:cs="Arial"/>
                <w:sz w:val="24"/>
                <w:szCs w:val="24"/>
              </w:rPr>
              <w:t xml:space="preserve">                                                                                              </w:t>
            </w:r>
            <w:r>
              <w:rPr>
                <w:rFonts w:ascii="Arial" w:hAnsi="Arial" w:cs="Arial"/>
                <w:sz w:val="24"/>
                <w:szCs w:val="24"/>
              </w:rPr>
              <w:t xml:space="preserve">         </w:t>
            </w:r>
            <w:r w:rsidRPr="008D7F52">
              <w:rPr>
                <w:rFonts w:ascii="Arial" w:hAnsi="Arial" w:cs="Arial"/>
                <w:sz w:val="24"/>
                <w:szCs w:val="24"/>
              </w:rPr>
              <w:t xml:space="preserve">                                                                                         </w:t>
            </w:r>
            <w:r>
              <w:rPr>
                <w:rFonts w:ascii="Arial" w:hAnsi="Arial" w:cs="Arial"/>
                <w:sz w:val="24"/>
                <w:szCs w:val="24"/>
              </w:rPr>
              <w:t xml:space="preserve">              </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Service India Ltd.</w:t>
            </w:r>
            <w:r>
              <w:rPr>
                <w:rFonts w:ascii="Arial" w:hAnsi="Arial" w:cs="Arial"/>
                <w:sz w:val="24"/>
                <w:szCs w:val="24"/>
              </w:rPr>
              <w:t xml:space="preserve">                                  </w:t>
            </w:r>
            <w:r w:rsidRPr="008D7F52">
              <w:rPr>
                <w:rFonts w:ascii="Arial" w:hAnsi="Arial" w:cs="Arial"/>
                <w:sz w:val="24"/>
                <w:szCs w:val="24"/>
              </w:rPr>
              <w:t>Hyderabad</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16      </w:t>
            </w:r>
            <w:r>
              <w:rPr>
                <w:rFonts w:ascii="Arial" w:hAnsi="Arial" w:cs="Arial"/>
                <w:sz w:val="24"/>
                <w:szCs w:val="24"/>
              </w:rPr>
              <w:t xml:space="preserve">     </w:t>
            </w:r>
            <w:r w:rsidRPr="008D7F52">
              <w:rPr>
                <w:rFonts w:ascii="Arial" w:hAnsi="Arial" w:cs="Arial"/>
                <w:sz w:val="24"/>
                <w:szCs w:val="24"/>
              </w:rPr>
              <w:t>Nippon Express (India) Pvt. Ltd.</w:t>
            </w:r>
            <w:r>
              <w:rPr>
                <w:rFonts w:ascii="Arial" w:hAnsi="Arial" w:cs="Arial"/>
                <w:sz w:val="24"/>
                <w:szCs w:val="24"/>
              </w:rPr>
              <w:t xml:space="preserve">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Hyderabad Branch</w:t>
            </w:r>
            <w:r>
              <w:rPr>
                <w:rFonts w:ascii="Arial" w:hAnsi="Arial" w:cs="Arial"/>
                <w:sz w:val="24"/>
                <w:szCs w:val="24"/>
              </w:rPr>
              <w:t xml:space="preserve">                                      </w:t>
            </w:r>
            <w:r w:rsidRPr="008D7F52">
              <w:rPr>
                <w:rFonts w:ascii="Arial" w:hAnsi="Arial" w:cs="Arial"/>
                <w:sz w:val="24"/>
                <w:szCs w:val="24"/>
              </w:rPr>
              <w:t>logistics 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17       </w:t>
            </w:r>
            <w:r>
              <w:rPr>
                <w:rFonts w:ascii="Arial" w:hAnsi="Arial" w:cs="Arial"/>
                <w:sz w:val="24"/>
                <w:szCs w:val="24"/>
              </w:rPr>
              <w:t xml:space="preserve">    </w:t>
            </w:r>
            <w:r w:rsidRPr="008D7F52">
              <w:rPr>
                <w:rFonts w:ascii="Arial" w:hAnsi="Arial" w:cs="Arial"/>
                <w:sz w:val="24"/>
                <w:szCs w:val="24"/>
              </w:rPr>
              <w:t>Nippon Koei Co. Ltd. Hyderabad</w:t>
            </w:r>
            <w:r>
              <w:rPr>
                <w:rFonts w:ascii="Arial" w:hAnsi="Arial" w:cs="Arial"/>
                <w:sz w:val="24"/>
                <w:szCs w:val="24"/>
              </w:rPr>
              <w:t xml:space="preserve">               consulting engineer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Liaison Office</w:t>
            </w:r>
            <w:r>
              <w:rPr>
                <w:rFonts w:ascii="Arial" w:hAnsi="Arial" w:cs="Arial"/>
                <w:sz w:val="24"/>
                <w:szCs w:val="24"/>
              </w:rPr>
              <w:t xml:space="preserve">                                       </w:t>
            </w:r>
            <w:r w:rsidRPr="008D7F52">
              <w:rPr>
                <w:rFonts w:ascii="Arial" w:hAnsi="Arial" w:cs="Arial"/>
                <w:sz w:val="24"/>
                <w:szCs w:val="24"/>
              </w:rPr>
              <w:t>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18     </w:t>
            </w:r>
            <w:r>
              <w:rPr>
                <w:rFonts w:ascii="Arial" w:hAnsi="Arial" w:cs="Arial"/>
                <w:sz w:val="24"/>
                <w:szCs w:val="24"/>
              </w:rPr>
              <w:t xml:space="preserve">      </w:t>
            </w:r>
            <w:r w:rsidRPr="008D7F52">
              <w:rPr>
                <w:rFonts w:ascii="Arial" w:hAnsi="Arial" w:cs="Arial"/>
                <w:sz w:val="24"/>
                <w:szCs w:val="24"/>
              </w:rPr>
              <w:t>Nishimatsu Construction Co., Ltd.</w:t>
            </w:r>
            <w:r>
              <w:rPr>
                <w:rFonts w:ascii="Arial" w:hAnsi="Arial" w:cs="Arial"/>
                <w:sz w:val="24"/>
                <w:szCs w:val="24"/>
              </w:rPr>
              <w:t xml:space="preserve">             </w:t>
            </w:r>
            <w:r w:rsidRPr="008D7F52">
              <w:rPr>
                <w:rFonts w:ascii="Arial" w:hAnsi="Arial" w:cs="Arial"/>
                <w:sz w:val="24"/>
                <w:szCs w:val="24"/>
              </w:rPr>
              <w:t>construction Hyderabad</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India</w:t>
            </w:r>
            <w:r>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19          </w:t>
            </w:r>
            <w:r w:rsidRPr="008D7F52">
              <w:rPr>
                <w:rFonts w:ascii="Arial" w:hAnsi="Arial" w:cs="Arial"/>
                <w:sz w:val="24"/>
                <w:szCs w:val="24"/>
              </w:rPr>
              <w:t>NYK Line (India) Ltd. Hyderabad</w:t>
            </w:r>
            <w:r>
              <w:rPr>
                <w:rFonts w:ascii="Arial" w:hAnsi="Arial" w:cs="Arial"/>
                <w:sz w:val="24"/>
                <w:szCs w:val="24"/>
              </w:rPr>
              <w:t xml:space="preserve">               </w:t>
            </w:r>
            <w:r w:rsidRPr="008D7F52">
              <w:rPr>
                <w:rFonts w:ascii="Arial" w:hAnsi="Arial" w:cs="Arial"/>
                <w:sz w:val="24"/>
                <w:szCs w:val="24"/>
              </w:rPr>
              <w:t>shipping Hyderabad</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r w:rsidRPr="008D7F52">
              <w:rPr>
                <w:rFonts w:ascii="Arial" w:hAnsi="Arial" w:cs="Arial"/>
                <w:sz w:val="24"/>
                <w:szCs w:val="24"/>
              </w:rPr>
              <w:t xml:space="preserve">Office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20         Papyrus Software India Pvt. Ltd.             software Hyderabad</w:t>
            </w:r>
          </w:p>
          <w:p w:rsidR="002321B0" w:rsidRPr="008D7F52"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21        Ricoh India Limited Hyderabad      photocopying machines and  printers</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Branch                                                                                                      </w:t>
            </w:r>
          </w:p>
        </w:tc>
      </w:tr>
      <w:tr w:rsidR="002321B0" w:rsidRPr="008D7F52" w:rsidTr="005A614E">
        <w:tc>
          <w:tcPr>
            <w:tcW w:w="8928" w:type="dxa"/>
          </w:tcPr>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22              . Sakata Inx India Ltd                   . printing ink 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23       Tata Tele services Limited AP Office     mobile telecommunication </w:t>
            </w:r>
          </w:p>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Hyderabad</w:t>
            </w:r>
          </w:p>
        </w:tc>
      </w:tr>
      <w:tr w:rsidR="002321B0" w:rsidRPr="008D7F52" w:rsidTr="005A614E">
        <w:tc>
          <w:tcPr>
            <w:tcW w:w="8928" w:type="dxa"/>
          </w:tcPr>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24       TPSC (India_ Pvt. Ltd.                       power plant instruments Hyderabad</w:t>
            </w:r>
          </w:p>
        </w:tc>
      </w:tr>
      <w:tr w:rsidR="002321B0" w:rsidRPr="008D7F52" w:rsidTr="005A614E">
        <w:tc>
          <w:tcPr>
            <w:tcW w:w="8928" w:type="dxa"/>
          </w:tcPr>
          <w:p w:rsidR="002321B0" w:rsidRPr="008D7F52"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25       ULVAC Inc. India Branch                       vacuum equipment Hyderabad</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26       Orix Auto Infrastructure ServicesLtd.           auto leasing Hyderabad</w:t>
            </w:r>
          </w:p>
          <w:p w:rsidR="002321B0" w:rsidRPr="008D7F52" w:rsidRDefault="002321B0" w:rsidP="005A614E">
            <w:pPr>
              <w:autoSpaceDE w:val="0"/>
              <w:autoSpaceDN w:val="0"/>
              <w:adjustRightInd w:val="0"/>
              <w:rPr>
                <w:rFonts w:ascii="Arial" w:hAnsi="Arial" w:cs="Arial"/>
                <w:sz w:val="24"/>
                <w:szCs w:val="24"/>
              </w:rPr>
            </w:pPr>
            <w:r w:rsidRPr="008D7F52">
              <w:rPr>
                <w:rFonts w:ascii="Arial" w:hAnsi="Arial" w:cs="Arial"/>
                <w:sz w:val="24"/>
                <w:szCs w:val="24"/>
              </w:rPr>
              <w:t xml:space="preserve">                                                                     </w:t>
            </w: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27          Uni-Sankyo Ltd                           production and sales pharmaceuticals</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w:t>
            </w:r>
          </w:p>
          <w:p w:rsidR="002321B0"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28                   Yusen Air &amp; Sea Service (India            forwarding business </w:t>
            </w:r>
          </w:p>
          <w:p w:rsidR="002321B0"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29                  Eisai Pharmatechnology and            production and R&amp;D of</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Manufacturing Pvt. Ltd.          Pharmaceuticals Vishakhapatnam</w:t>
            </w:r>
          </w:p>
          <w:p w:rsidR="002321B0" w:rsidRDefault="002321B0" w:rsidP="005A614E">
            <w:pPr>
              <w:autoSpaceDE w:val="0"/>
              <w:autoSpaceDN w:val="0"/>
              <w:adjustRightInd w:val="0"/>
              <w:rPr>
                <w:rFonts w:ascii="Arial" w:hAnsi="Arial" w:cs="Arial"/>
                <w:sz w:val="24"/>
                <w:szCs w:val="24"/>
              </w:rPr>
            </w:pPr>
          </w:p>
          <w:p w:rsidR="002321B0"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30          IFFCO-Tokio General Insurance CoLtd.        non-life insurance </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Vishakapatnam Branch</w:t>
            </w:r>
          </w:p>
          <w:p w:rsidR="002321B0"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31           . JUKI India Pvt. Ltd.                Chennai Branch import and re-sell of</w:t>
            </w:r>
          </w:p>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Machinery Vishakhapatnam</w:t>
            </w:r>
          </w:p>
          <w:p w:rsidR="002321B0" w:rsidRDefault="002321B0" w:rsidP="005A614E">
            <w:pPr>
              <w:autoSpaceDE w:val="0"/>
              <w:autoSpaceDN w:val="0"/>
              <w:adjustRightInd w:val="0"/>
              <w:rPr>
                <w:rFonts w:ascii="Arial" w:hAnsi="Arial" w:cs="Arial"/>
                <w:sz w:val="24"/>
                <w:szCs w:val="24"/>
              </w:rPr>
            </w:pPr>
          </w:p>
        </w:tc>
      </w:tr>
      <w:tr w:rsidR="002321B0" w:rsidRPr="008D7F52" w:rsidTr="005A614E">
        <w:tc>
          <w:tcPr>
            <w:tcW w:w="8928" w:type="dxa"/>
          </w:tcPr>
          <w:p w:rsidR="002321B0" w:rsidRDefault="002321B0" w:rsidP="005A614E">
            <w:pPr>
              <w:autoSpaceDE w:val="0"/>
              <w:autoSpaceDN w:val="0"/>
              <w:adjustRightInd w:val="0"/>
              <w:rPr>
                <w:rFonts w:ascii="Arial" w:hAnsi="Arial" w:cs="Arial"/>
                <w:sz w:val="24"/>
                <w:szCs w:val="24"/>
              </w:rPr>
            </w:pPr>
            <w:r>
              <w:rPr>
                <w:rFonts w:ascii="Arial" w:hAnsi="Arial" w:cs="Arial"/>
                <w:sz w:val="24"/>
                <w:szCs w:val="24"/>
              </w:rPr>
              <w:t xml:space="preserve">     32          IFFCO-Tokio General Insurance Co.Ltd       Vijayawada Branch</w:t>
            </w:r>
          </w:p>
        </w:tc>
      </w:tr>
    </w:tbl>
    <w:p w:rsidR="002321B0" w:rsidRDefault="002321B0" w:rsidP="002321B0">
      <w:pPr>
        <w:autoSpaceDE w:val="0"/>
        <w:autoSpaceDN w:val="0"/>
        <w:adjustRightInd w:val="0"/>
        <w:spacing w:after="0" w:line="240" w:lineRule="auto"/>
        <w:rPr>
          <w:rFonts w:ascii="Arial" w:hAnsi="Arial" w:cs="Arial"/>
          <w:sz w:val="24"/>
          <w:szCs w:val="24"/>
        </w:rPr>
      </w:pPr>
    </w:p>
    <w:p w:rsidR="002321B0" w:rsidRDefault="002321B0" w:rsidP="002321B0">
      <w:pPr>
        <w:autoSpaceDE w:val="0"/>
        <w:autoSpaceDN w:val="0"/>
        <w:adjustRightInd w:val="0"/>
        <w:spacing w:after="0" w:line="240" w:lineRule="auto"/>
        <w:rPr>
          <w:rFonts w:ascii="Arial" w:hAnsi="Arial" w:cs="Arial"/>
          <w:sz w:val="24"/>
          <w:szCs w:val="24"/>
        </w:rPr>
      </w:pPr>
    </w:p>
    <w:p w:rsidR="002321B0" w:rsidRDefault="002321B0" w:rsidP="002321B0">
      <w:pPr>
        <w:autoSpaceDE w:val="0"/>
        <w:autoSpaceDN w:val="0"/>
        <w:adjustRightInd w:val="0"/>
        <w:spacing w:after="0" w:line="240" w:lineRule="auto"/>
        <w:rPr>
          <w:rFonts w:ascii="Arial" w:hAnsi="Arial" w:cs="Arial"/>
          <w:sz w:val="24"/>
          <w:szCs w:val="24"/>
        </w:rPr>
      </w:pPr>
    </w:p>
    <w:p w:rsidR="002321B0" w:rsidRDefault="002321B0" w:rsidP="002321B0">
      <w:pPr>
        <w:autoSpaceDE w:val="0"/>
        <w:autoSpaceDN w:val="0"/>
        <w:adjustRightInd w:val="0"/>
        <w:spacing w:after="0" w:line="240" w:lineRule="auto"/>
        <w:rPr>
          <w:rFonts w:ascii="Arial" w:hAnsi="Arial" w:cs="Arial"/>
          <w:sz w:val="24"/>
          <w:szCs w:val="24"/>
        </w:rPr>
      </w:pPr>
    </w:p>
    <w:p w:rsidR="002321B0" w:rsidRDefault="002321B0" w:rsidP="002321B0">
      <w:pPr>
        <w:autoSpaceDE w:val="0"/>
        <w:autoSpaceDN w:val="0"/>
        <w:adjustRightInd w:val="0"/>
        <w:spacing w:after="0" w:line="240" w:lineRule="auto"/>
        <w:rPr>
          <w:rFonts w:ascii="Arial" w:hAnsi="Arial" w:cs="Arial"/>
          <w:sz w:val="24"/>
          <w:szCs w:val="24"/>
        </w:rPr>
      </w:pPr>
    </w:p>
    <w:p w:rsidR="009D7089" w:rsidRPr="009D7089" w:rsidRDefault="002A0366" w:rsidP="002A0366">
      <w:pPr>
        <w:autoSpaceDE w:val="0"/>
        <w:autoSpaceDN w:val="0"/>
        <w:adjustRightInd w:val="0"/>
        <w:spacing w:after="0" w:line="240" w:lineRule="auto"/>
        <w:jc w:val="both"/>
        <w:rPr>
          <w:rStyle w:val="Strong"/>
          <w:color w:val="000000"/>
          <w:sz w:val="28"/>
          <w:szCs w:val="16"/>
        </w:rPr>
      </w:pPr>
      <w:r w:rsidRPr="009D7089">
        <w:rPr>
          <w:rStyle w:val="Strong"/>
          <w:color w:val="000000"/>
          <w:sz w:val="28"/>
          <w:szCs w:val="16"/>
        </w:rPr>
        <w:lastRenderedPageBreak/>
        <w:t xml:space="preserve">    </w:t>
      </w:r>
      <w:r w:rsidR="009D7089">
        <w:rPr>
          <w:rStyle w:val="Strong"/>
          <w:color w:val="000000"/>
          <w:sz w:val="28"/>
          <w:szCs w:val="16"/>
        </w:rPr>
        <w:t xml:space="preserve">                                              </w:t>
      </w:r>
      <w:r w:rsidRPr="009D7089">
        <w:rPr>
          <w:rStyle w:val="Strong"/>
          <w:color w:val="000000"/>
          <w:sz w:val="28"/>
          <w:szCs w:val="16"/>
        </w:rPr>
        <w:t xml:space="preserve"> </w:t>
      </w:r>
      <w:r w:rsidR="009D7089" w:rsidRPr="009D7089">
        <w:rPr>
          <w:rStyle w:val="Strong"/>
          <w:color w:val="000000"/>
          <w:sz w:val="28"/>
          <w:szCs w:val="16"/>
        </w:rPr>
        <w:t>LIST OF EXPORTERS</w:t>
      </w:r>
      <w:r w:rsidR="009D7089">
        <w:rPr>
          <w:rStyle w:val="Strong"/>
          <w:color w:val="000000"/>
          <w:sz w:val="28"/>
          <w:szCs w:val="16"/>
        </w:rPr>
        <w:t xml:space="preserve"> and IMPORTERS</w:t>
      </w:r>
    </w:p>
    <w:tbl>
      <w:tblPr>
        <w:tblW w:w="5000" w:type="pct"/>
        <w:tblCellSpacing w:w="0" w:type="dxa"/>
        <w:tblBorders>
          <w:top w:val="single" w:sz="6" w:space="0" w:color="BDDFF7"/>
          <w:left w:val="single" w:sz="6" w:space="0" w:color="BDDFF7"/>
          <w:bottom w:val="single" w:sz="6" w:space="0" w:color="BDDFF7"/>
          <w:right w:val="single" w:sz="6" w:space="0" w:color="BDDFF7"/>
        </w:tblBorders>
        <w:shd w:val="clear" w:color="auto" w:fill="FFFFFF"/>
        <w:tblCellMar>
          <w:top w:w="75" w:type="dxa"/>
          <w:left w:w="75" w:type="dxa"/>
          <w:bottom w:w="75" w:type="dxa"/>
          <w:right w:w="75" w:type="dxa"/>
        </w:tblCellMar>
        <w:tblLook w:val="04A0"/>
      </w:tblPr>
      <w:tblGrid>
        <w:gridCol w:w="570"/>
        <w:gridCol w:w="8651"/>
        <w:gridCol w:w="319"/>
      </w:tblGrid>
      <w:tr w:rsidR="009D7089" w:rsidTr="009D7089">
        <w:trPr>
          <w:gridAfter w:val="2"/>
          <w:tblCellSpacing w:w="0" w:type="dxa"/>
        </w:trPr>
        <w:tc>
          <w:tcPr>
            <w:tcW w:w="0" w:type="auto"/>
            <w:shd w:val="clear" w:color="auto" w:fill="FFFFFF"/>
            <w:hideMark/>
          </w:tcPr>
          <w:p w:rsidR="009D7089" w:rsidRDefault="009D7089" w:rsidP="009D7089">
            <w:pPr>
              <w:rPr>
                <w:rFonts w:ascii="Verdana" w:hAnsi="Verdana"/>
                <w:color w:val="000000"/>
                <w:sz w:val="17"/>
                <w:szCs w:val="17"/>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19250" cy="619125"/>
                  <wp:effectExtent l="19050" t="0" r="0" b="0"/>
                  <wp:docPr id="240" name="Picture 57" descr="http://www.eximdata.com/show_logos.php?fName=11110.">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eximdata.com/show_logos.php?fName=11110.">
                            <a:hlinkClick r:id="rId170"/>
                          </pic:cNvPr>
                          <pic:cNvPicPr>
                            <a:picLocks noChangeAspect="1" noChangeArrowheads="1"/>
                          </pic:cNvPicPr>
                        </pic:nvPicPr>
                        <pic:blipFill>
                          <a:blip r:embed="rId171"/>
                          <a:srcRect/>
                          <a:stretch>
                            <a:fillRect/>
                          </a:stretch>
                        </pic:blipFill>
                        <pic:spPr bwMode="auto">
                          <a:xfrm>
                            <a:off x="0" y="0"/>
                            <a:ext cx="1619250" cy="619125"/>
                          </a:xfrm>
                          <a:prstGeom prst="rect">
                            <a:avLst/>
                          </a:prstGeom>
                          <a:noFill/>
                          <a:ln w="9525">
                            <a:noFill/>
                            <a:miter lim="800000"/>
                            <a:headEnd/>
                            <a:tailEnd/>
                          </a:ln>
                        </pic:spPr>
                      </pic:pic>
                    </a:graphicData>
                  </a:graphic>
                </wp:inline>
              </w:drawing>
            </w:r>
            <w:r>
              <w:rPr>
                <w:rFonts w:ascii="Verdana" w:hAnsi="Verdana"/>
                <w:color w:val="000000"/>
                <w:sz w:val="17"/>
                <w:szCs w:val="17"/>
              </w:rPr>
              <w:t xml:space="preserve">          </w:t>
            </w:r>
          </w:p>
          <w:tbl>
            <w:tblPr>
              <w:tblW w:w="5000" w:type="pct"/>
              <w:tblCellSpacing w:w="0" w:type="dxa"/>
              <w:tblBorders>
                <w:top w:val="single" w:sz="6" w:space="0" w:color="BDDFF7"/>
                <w:left w:val="single" w:sz="6" w:space="0" w:color="BDDFF7"/>
                <w:bottom w:val="single" w:sz="6" w:space="0" w:color="BDDFF7"/>
                <w:right w:val="single" w:sz="6" w:space="0" w:color="BDDFF7"/>
              </w:tblBorders>
              <w:shd w:val="clear" w:color="auto" w:fill="FFFFFF"/>
              <w:tblCellMar>
                <w:top w:w="45" w:type="dxa"/>
                <w:left w:w="45" w:type="dxa"/>
                <w:bottom w:w="45" w:type="dxa"/>
                <w:right w:w="45" w:type="dxa"/>
              </w:tblCellMar>
              <w:tblLook w:val="04A0"/>
            </w:tblPr>
            <w:tblGrid>
              <w:gridCol w:w="7859"/>
              <w:gridCol w:w="290"/>
              <w:gridCol w:w="336"/>
            </w:tblGrid>
            <w:tr w:rsidR="009D7089" w:rsidRPr="009D7089" w:rsidTr="009D7089">
              <w:trPr>
                <w:tblCellSpacing w:w="0" w:type="dxa"/>
              </w:trPr>
              <w:tc>
                <w:tcPr>
                  <w:tcW w:w="0" w:type="auto"/>
                  <w:shd w:val="clear" w:color="auto" w:fill="FFFFFF"/>
                  <w:vAlign w:val="center"/>
                  <w:hideMark/>
                </w:tcPr>
                <w:p w:rsidR="009D7089" w:rsidRPr="009D7089" w:rsidRDefault="00D80D73" w:rsidP="009D7089">
                  <w:pPr>
                    <w:spacing w:after="0" w:line="240" w:lineRule="auto"/>
                    <w:rPr>
                      <w:rFonts w:ascii="Verdana" w:eastAsia="Times New Roman" w:hAnsi="Verdana" w:cs="Times New Roman"/>
                      <w:color w:val="000000"/>
                      <w:sz w:val="17"/>
                      <w:szCs w:val="17"/>
                    </w:rPr>
                  </w:pPr>
                  <w:hyperlink r:id="rId172" w:history="1">
                    <w:r w:rsidR="009D7089">
                      <w:rPr>
                        <w:rStyle w:val="graybold"/>
                        <w:rFonts w:ascii="Verdana" w:hAnsi="Verdana"/>
                        <w:b/>
                        <w:bCs/>
                        <w:color w:val="666666"/>
                        <w:sz w:val="17"/>
                        <w:szCs w:val="17"/>
                      </w:rPr>
                      <w:t>Meiho Tsusho Corporation</w:t>
                    </w:r>
                  </w:hyperlink>
                </w:p>
              </w:tc>
              <w:tc>
                <w:tcPr>
                  <w:tcW w:w="0" w:type="auto"/>
                  <w:shd w:val="clear" w:color="auto" w:fill="FFFFFF"/>
                  <w:vAlign w:val="center"/>
                  <w:hideMark/>
                </w:tcPr>
                <w:p w:rsidR="009D7089" w:rsidRPr="009D7089" w:rsidRDefault="009D7089" w:rsidP="009D7089">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rsidR="009D7089" w:rsidRPr="009D7089" w:rsidRDefault="009D7089" w:rsidP="009D7089">
                  <w:pPr>
                    <w:spacing w:after="0" w:line="240" w:lineRule="auto"/>
                    <w:rPr>
                      <w:rFonts w:ascii="Times New Roman" w:eastAsia="Times New Roman" w:hAnsi="Times New Roman" w:cs="Times New Roman"/>
                      <w:sz w:val="20"/>
                      <w:szCs w:val="20"/>
                    </w:rPr>
                  </w:pPr>
                </w:p>
              </w:tc>
            </w:tr>
          </w:tbl>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082" type="#_x0000_t75" style="width:20.25pt;height:18pt" o:ole="">
                  <v:imagedata r:id="rId173" o:title=""/>
                </v:shape>
                <w:control r:id="rId174" w:name="DefaultOcxName" w:shapeid="_x0000_i1082"/>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514475" cy="942975"/>
                  <wp:effectExtent l="19050" t="0" r="9525" b="0"/>
                  <wp:docPr id="239" name="Picture 58" descr="http://www.eximdata.com/show_logos.php?fName=11118.">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eximdata.com/show_logos.php?fName=11118.">
                            <a:hlinkClick r:id="rId175"/>
                          </pic:cNvPr>
                          <pic:cNvPicPr>
                            <a:picLocks noChangeAspect="1" noChangeArrowheads="1"/>
                          </pic:cNvPicPr>
                        </pic:nvPicPr>
                        <pic:blipFill>
                          <a:blip r:embed="rId176"/>
                          <a:srcRect/>
                          <a:stretch>
                            <a:fillRect/>
                          </a:stretch>
                        </pic:blipFill>
                        <pic:spPr bwMode="auto">
                          <a:xfrm>
                            <a:off x="0" y="0"/>
                            <a:ext cx="1514475" cy="942975"/>
                          </a:xfrm>
                          <a:prstGeom prst="rect">
                            <a:avLst/>
                          </a:prstGeom>
                          <a:noFill/>
                          <a:ln w="9525">
                            <a:noFill/>
                            <a:miter lim="800000"/>
                            <a:headEnd/>
                            <a:tailEnd/>
                          </a:ln>
                        </pic:spPr>
                      </pic:pic>
                    </a:graphicData>
                  </a:graphic>
                </wp:inline>
              </w:drawing>
            </w:r>
            <w:r>
              <w:rPr>
                <w:rFonts w:ascii="Verdana" w:hAnsi="Verdana"/>
                <w:color w:val="000000"/>
                <w:sz w:val="17"/>
                <w:szCs w:val="17"/>
              </w:rPr>
              <w:t xml:space="preserve">    </w:t>
            </w:r>
          </w:p>
          <w:p w:rsidR="009D7089" w:rsidRDefault="009D7089">
            <w:pPr>
              <w:rPr>
                <w:rFonts w:ascii="Verdana" w:hAnsi="Verdana"/>
                <w:color w:val="000000"/>
                <w:sz w:val="17"/>
                <w:szCs w:val="17"/>
              </w:rPr>
            </w:pPr>
            <w:r>
              <w:rPr>
                <w:rFonts w:ascii="Verdana" w:hAnsi="Verdana"/>
                <w:color w:val="000000"/>
                <w:sz w:val="17"/>
                <w:szCs w:val="17"/>
              </w:rPr>
              <w:t xml:space="preserve">  </w:t>
            </w:r>
            <w:hyperlink r:id="rId177" w:history="1">
              <w:r>
                <w:rPr>
                  <w:rStyle w:val="graybold"/>
                  <w:rFonts w:ascii="Verdana" w:hAnsi="Verdana"/>
                  <w:b/>
                  <w:bCs/>
                  <w:color w:val="666666"/>
                  <w:sz w:val="17"/>
                  <w:szCs w:val="17"/>
                </w:rPr>
                <w:t>K. I Co. Ltd.</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514475" cy="952500"/>
                  <wp:effectExtent l="19050" t="0" r="9525" b="0"/>
                  <wp:docPr id="238" name="Picture 59" descr="http://www.eximdata.com/show_logos.php?fName=11117.">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eximdata.com/show_logos.php?fName=11117.">
                            <a:hlinkClick r:id="rId178"/>
                          </pic:cNvPr>
                          <pic:cNvPicPr>
                            <a:picLocks noChangeAspect="1" noChangeArrowheads="1"/>
                          </pic:cNvPicPr>
                        </pic:nvPicPr>
                        <pic:blipFill>
                          <a:blip r:embed="rId179"/>
                          <a:srcRect/>
                          <a:stretch>
                            <a:fillRect/>
                          </a:stretch>
                        </pic:blipFill>
                        <pic:spPr bwMode="auto">
                          <a:xfrm>
                            <a:off x="0" y="0"/>
                            <a:ext cx="1514475" cy="952500"/>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180" w:history="1">
              <w:r w:rsidR="009D7089">
                <w:rPr>
                  <w:rStyle w:val="graybold"/>
                  <w:rFonts w:ascii="Verdana" w:hAnsi="Verdana"/>
                  <w:b/>
                  <w:bCs/>
                  <w:color w:val="666666"/>
                  <w:sz w:val="17"/>
                  <w:szCs w:val="17"/>
                </w:rPr>
                <w:t>Japan Commerce Corporation Co., Ltd.</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19250" cy="542925"/>
                  <wp:effectExtent l="19050" t="0" r="0" b="0"/>
                  <wp:docPr id="237" name="Picture 60" descr="http://www.eximdata.com/show_logos.php?fName=11119.">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eximdata.com/show_logos.php?fName=11119.">
                            <a:hlinkClick r:id="rId181"/>
                          </pic:cNvPr>
                          <pic:cNvPicPr>
                            <a:picLocks noChangeAspect="1" noChangeArrowheads="1"/>
                          </pic:cNvPicPr>
                        </pic:nvPicPr>
                        <pic:blipFill>
                          <a:blip r:embed="rId182"/>
                          <a:srcRect/>
                          <a:stretch>
                            <a:fillRect/>
                          </a:stretch>
                        </pic:blipFill>
                        <pic:spPr bwMode="auto">
                          <a:xfrm>
                            <a:off x="0" y="0"/>
                            <a:ext cx="1619250" cy="542925"/>
                          </a:xfrm>
                          <a:prstGeom prst="rect">
                            <a:avLst/>
                          </a:prstGeom>
                          <a:noFill/>
                          <a:ln w="9525">
                            <a:noFill/>
                            <a:miter lim="800000"/>
                            <a:headEnd/>
                            <a:tailEnd/>
                          </a:ln>
                        </pic:spPr>
                      </pic:pic>
                    </a:graphicData>
                  </a:graphic>
                </wp:inline>
              </w:drawing>
            </w:r>
          </w:p>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085" type="#_x0000_t75" style="width:20.25pt;height:18pt" o:ole="">
                  <v:imagedata r:id="rId173" o:title=""/>
                </v:shape>
                <w:control r:id="rId183" w:name="DefaultOcxName3" w:shapeid="_x0000_i1085"/>
              </w:object>
            </w:r>
          </w:p>
        </w:tc>
        <w:tc>
          <w:tcPr>
            <w:tcW w:w="0" w:type="auto"/>
            <w:shd w:val="clear" w:color="auto" w:fill="FFFFFF"/>
            <w:hideMark/>
          </w:tcPr>
          <w:p w:rsidR="009D7089" w:rsidRDefault="00D80D73">
            <w:pPr>
              <w:rPr>
                <w:rFonts w:ascii="Verdana" w:hAnsi="Verdana"/>
                <w:color w:val="000000"/>
                <w:sz w:val="17"/>
                <w:szCs w:val="17"/>
              </w:rPr>
            </w:pPr>
            <w:hyperlink r:id="rId184" w:history="1">
              <w:r w:rsidR="009D7089">
                <w:rPr>
                  <w:rStyle w:val="graybold"/>
                  <w:rFonts w:ascii="Verdana" w:hAnsi="Verdana"/>
                  <w:b/>
                  <w:bCs/>
                  <w:color w:val="666666"/>
                  <w:sz w:val="17"/>
                  <w:szCs w:val="17"/>
                </w:rPr>
                <w:t>Koyojihan Corporation</w:t>
              </w:r>
            </w:hyperlink>
            <w:r w:rsidR="009D7089">
              <w:rPr>
                <w:rStyle w:val="apple-style-span"/>
                <w:rFonts w:ascii="Verdana" w:hAnsi="Verdana"/>
                <w:color w:val="000000"/>
                <w:sz w:val="17"/>
                <w:szCs w:val="17"/>
              </w:rPr>
              <w:t> </w:t>
            </w: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552575" cy="762000"/>
                  <wp:effectExtent l="19050" t="0" r="9525" b="0"/>
                  <wp:docPr id="236" name="Picture 61" descr="http://www.eximdata.com/show_logos.php?fName=11109.">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eximdata.com/show_logos.php?fName=11109.">
                            <a:hlinkClick r:id="rId185"/>
                          </pic:cNvPr>
                          <pic:cNvPicPr>
                            <a:picLocks noChangeAspect="1" noChangeArrowheads="1"/>
                          </pic:cNvPicPr>
                        </pic:nvPicPr>
                        <pic:blipFill>
                          <a:blip r:embed="rId186"/>
                          <a:srcRect/>
                          <a:stretch>
                            <a:fillRect/>
                          </a:stretch>
                        </pic:blipFill>
                        <pic:spPr bwMode="auto">
                          <a:xfrm>
                            <a:off x="0" y="0"/>
                            <a:ext cx="1552575" cy="762000"/>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187" w:history="1">
              <w:r w:rsidR="009D7089">
                <w:rPr>
                  <w:rStyle w:val="graybold"/>
                  <w:rFonts w:ascii="Verdana" w:hAnsi="Verdana"/>
                  <w:b/>
                  <w:bCs/>
                  <w:color w:val="666666"/>
                  <w:sz w:val="17"/>
                  <w:szCs w:val="17"/>
                </w:rPr>
                <w:t>J-MAX Co. Ltd.</w:t>
              </w:r>
            </w:hyperlink>
            <w:r w:rsidR="009D7089">
              <w:rPr>
                <w:rStyle w:val="apple-style-span"/>
                <w:rFonts w:ascii="Verdana" w:hAnsi="Verdana"/>
                <w:color w:val="000000"/>
                <w:sz w:val="17"/>
                <w:szCs w:val="17"/>
              </w:rPr>
              <w:t> </w:t>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lastRenderedPageBreak/>
              <w:object w:dxaOrig="225" w:dyaOrig="225">
                <v:shape id="_x0000_i1088" type="#_x0000_t75" style="width:20.25pt;height:18pt" o:ole="">
                  <v:imagedata r:id="rId173" o:title=""/>
                </v:shape>
                <w:control r:id="rId188" w:name="DefaultOcxName4" w:shapeid="_x0000_i1088"/>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66875" cy="619125"/>
                  <wp:effectExtent l="19050" t="0" r="9525" b="0"/>
                  <wp:docPr id="235" name="Picture 62" descr="http://www.eximdata.com/show_logos.php?fName=11114.">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eximdata.com/show_logos.php?fName=11114.">
                            <a:hlinkClick r:id="rId189"/>
                          </pic:cNvPr>
                          <pic:cNvPicPr>
                            <a:picLocks noChangeAspect="1" noChangeArrowheads="1"/>
                          </pic:cNvPicPr>
                        </pic:nvPicPr>
                        <pic:blipFill>
                          <a:blip r:embed="rId190"/>
                          <a:srcRect/>
                          <a:stretch>
                            <a:fillRect/>
                          </a:stretch>
                        </pic:blipFill>
                        <pic:spPr bwMode="auto">
                          <a:xfrm>
                            <a:off x="0" y="0"/>
                            <a:ext cx="1666875" cy="61912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091" type="#_x0000_t75" style="width:20.25pt;height:18pt" o:ole="">
                  <v:imagedata r:id="rId173" o:title=""/>
                </v:shape>
                <w:control r:id="rId191" w:name="DefaultOcxName5" w:shapeid="_x0000_i1091"/>
              </w:object>
            </w:r>
          </w:p>
        </w:tc>
        <w:tc>
          <w:tcPr>
            <w:tcW w:w="0" w:type="auto"/>
            <w:shd w:val="clear" w:color="auto" w:fill="FFFFFF"/>
            <w:hideMark/>
          </w:tcPr>
          <w:p w:rsidR="009D7089" w:rsidRDefault="00D80D73">
            <w:pPr>
              <w:rPr>
                <w:rFonts w:ascii="Verdana" w:hAnsi="Verdana"/>
                <w:color w:val="000000"/>
                <w:sz w:val="17"/>
                <w:szCs w:val="17"/>
              </w:rPr>
            </w:pPr>
            <w:hyperlink r:id="rId192" w:history="1">
              <w:r w:rsidR="009D7089">
                <w:rPr>
                  <w:rStyle w:val="graybold"/>
                  <w:rFonts w:ascii="Verdana" w:hAnsi="Verdana"/>
                  <w:b/>
                  <w:bCs/>
                  <w:color w:val="666666"/>
                  <w:sz w:val="17"/>
                  <w:szCs w:val="17"/>
                </w:rPr>
                <w:t>Direct Auction Co. Ltd.</w:t>
              </w:r>
            </w:hyperlink>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571625" cy="647700"/>
                  <wp:effectExtent l="19050" t="0" r="9525" b="0"/>
                  <wp:docPr id="233" name="Picture 64" descr="http://www.eximdata.com/show_logos.php?fName=11113.">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eximdata.com/show_logos.php?fName=11113.">
                            <a:hlinkClick r:id="rId193"/>
                          </pic:cNvPr>
                          <pic:cNvPicPr>
                            <a:picLocks noChangeAspect="1" noChangeArrowheads="1"/>
                          </pic:cNvPicPr>
                        </pic:nvPicPr>
                        <pic:blipFill>
                          <a:blip r:embed="rId194"/>
                          <a:srcRect/>
                          <a:stretch>
                            <a:fillRect/>
                          </a:stretch>
                        </pic:blipFill>
                        <pic:spPr bwMode="auto">
                          <a:xfrm>
                            <a:off x="0" y="0"/>
                            <a:ext cx="1571625" cy="647700"/>
                          </a:xfrm>
                          <a:prstGeom prst="rect">
                            <a:avLst/>
                          </a:prstGeom>
                          <a:noFill/>
                          <a:ln w="9525">
                            <a:noFill/>
                            <a:miter lim="800000"/>
                            <a:headEnd/>
                            <a:tailEnd/>
                          </a:ln>
                        </pic:spPr>
                      </pic:pic>
                    </a:graphicData>
                  </a:graphic>
                </wp:inline>
              </w:drawing>
            </w:r>
          </w:p>
          <w:p w:rsidR="009D7089" w:rsidRDefault="00D80D73">
            <w:pPr>
              <w:rPr>
                <w:rStyle w:val="apple-style-span"/>
                <w:rFonts w:ascii="Verdana" w:hAnsi="Verdana"/>
                <w:color w:val="000000"/>
                <w:sz w:val="17"/>
                <w:szCs w:val="17"/>
              </w:rPr>
            </w:pPr>
            <w:hyperlink r:id="rId195" w:history="1">
              <w:r w:rsidR="009D7089">
                <w:rPr>
                  <w:rStyle w:val="graybold"/>
                  <w:rFonts w:ascii="Verdana" w:hAnsi="Verdana"/>
                  <w:b/>
                  <w:bCs/>
                  <w:color w:val="666666"/>
                  <w:sz w:val="17"/>
                  <w:szCs w:val="17"/>
                </w:rPr>
                <w:t>Japan Parts Access</w:t>
              </w:r>
            </w:hyperlink>
          </w:p>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094" type="#_x0000_t75" style="width:20.25pt;height:18pt" o:ole="">
                  <v:imagedata r:id="rId173" o:title=""/>
                </v:shape>
                <w:control r:id="rId196" w:name="DefaultOcxName7" w:shapeid="_x0000_i1094"/>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543050" cy="485775"/>
                  <wp:effectExtent l="19050" t="0" r="0" b="0"/>
                  <wp:docPr id="232" name="Picture 65" descr="http://www.eximdata.com/show_logos.php?fName=11111.">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eximdata.com/show_logos.php?fName=11111.">
                            <a:hlinkClick r:id="rId197"/>
                          </pic:cNvPr>
                          <pic:cNvPicPr>
                            <a:picLocks noChangeAspect="1" noChangeArrowheads="1"/>
                          </pic:cNvPicPr>
                        </pic:nvPicPr>
                        <pic:blipFill>
                          <a:blip r:embed="rId198"/>
                          <a:srcRect/>
                          <a:stretch>
                            <a:fillRect/>
                          </a:stretch>
                        </pic:blipFill>
                        <pic:spPr bwMode="auto">
                          <a:xfrm>
                            <a:off x="0" y="0"/>
                            <a:ext cx="1543050" cy="485775"/>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199" w:history="1">
              <w:r w:rsidR="009D7089">
                <w:rPr>
                  <w:rStyle w:val="graybold"/>
                  <w:rFonts w:ascii="Verdana" w:hAnsi="Verdana"/>
                  <w:b/>
                  <w:bCs/>
                  <w:color w:val="666666"/>
                  <w:sz w:val="17"/>
                  <w:szCs w:val="17"/>
                </w:rPr>
                <w:t>Mawar International Traders Co. Ltd.</w:t>
              </w:r>
            </w:hyperlink>
            <w:r w:rsidR="009D7089">
              <w:rPr>
                <w:rStyle w:val="apple-style-span"/>
                <w:rFonts w:ascii="Verdana" w:hAnsi="Verdana"/>
                <w:color w:val="000000"/>
                <w:sz w:val="17"/>
                <w:szCs w:val="17"/>
              </w:rPr>
              <w:t> </w:t>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097" type="#_x0000_t75" style="width:20.25pt;height:18pt" o:ole="">
                  <v:imagedata r:id="rId173" o:title=""/>
                </v:shape>
                <w:control r:id="rId200" w:name="DefaultOcxName8" w:shapeid="_x0000_i1097"/>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Style w:val="Heading1Char"/>
                <w:rFonts w:ascii="Verdana" w:hAnsi="Verdana"/>
                <w:color w:val="000000"/>
                <w:sz w:val="17"/>
                <w:szCs w:val="17"/>
              </w:rPr>
            </w:pPr>
            <w:r>
              <w:rPr>
                <w:rFonts w:ascii="Verdana" w:hAnsi="Verdana"/>
                <w:noProof/>
                <w:color w:val="000000"/>
                <w:sz w:val="17"/>
                <w:szCs w:val="17"/>
              </w:rPr>
              <w:drawing>
                <wp:inline distT="0" distB="0" distL="0" distR="0">
                  <wp:extent cx="1666875" cy="1104900"/>
                  <wp:effectExtent l="19050" t="0" r="9525" b="0"/>
                  <wp:docPr id="231" name="Picture 66" descr="http://www.eximdata.com/show_logos.php?fName=11108.">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eximdata.com/show_logos.php?fName=11108.">
                            <a:hlinkClick r:id="rId201"/>
                          </pic:cNvPr>
                          <pic:cNvPicPr>
                            <a:picLocks noChangeAspect="1" noChangeArrowheads="1"/>
                          </pic:cNvPicPr>
                        </pic:nvPicPr>
                        <pic:blipFill>
                          <a:blip r:embed="rId202"/>
                          <a:srcRect/>
                          <a:stretch>
                            <a:fillRect/>
                          </a:stretch>
                        </pic:blipFill>
                        <pic:spPr bwMode="auto">
                          <a:xfrm>
                            <a:off x="0" y="0"/>
                            <a:ext cx="1666875" cy="1104900"/>
                          </a:xfrm>
                          <a:prstGeom prst="rect">
                            <a:avLst/>
                          </a:prstGeom>
                          <a:noFill/>
                          <a:ln w="9525">
                            <a:noFill/>
                            <a:miter lim="800000"/>
                            <a:headEnd/>
                            <a:tailEnd/>
                          </a:ln>
                        </pic:spPr>
                      </pic:pic>
                    </a:graphicData>
                  </a:graphic>
                </wp:inline>
              </w:drawing>
            </w:r>
            <w:r>
              <w:rPr>
                <w:rStyle w:val="Heading1Char"/>
                <w:rFonts w:ascii="Verdana" w:hAnsi="Verdana"/>
                <w:color w:val="000000"/>
                <w:sz w:val="17"/>
                <w:szCs w:val="17"/>
              </w:rPr>
              <w:t xml:space="preserve"> </w:t>
            </w:r>
          </w:p>
          <w:p w:rsidR="009D7089" w:rsidRDefault="009D7089">
            <w:pPr>
              <w:rPr>
                <w:rFonts w:ascii="Verdana" w:hAnsi="Verdana"/>
                <w:color w:val="000000"/>
                <w:sz w:val="17"/>
                <w:szCs w:val="17"/>
              </w:rPr>
            </w:pPr>
            <w:r>
              <w:rPr>
                <w:rStyle w:val="Heading1Char"/>
                <w:rFonts w:ascii="Verdana" w:hAnsi="Verdana"/>
                <w:color w:val="000000"/>
                <w:sz w:val="17"/>
                <w:szCs w:val="17"/>
              </w:rPr>
              <w:t xml:space="preserve">       </w:t>
            </w:r>
            <w:hyperlink r:id="rId203" w:history="1">
              <w:r>
                <w:rPr>
                  <w:rStyle w:val="graybold"/>
                  <w:rFonts w:ascii="Verdana" w:hAnsi="Verdana"/>
                  <w:b/>
                  <w:bCs/>
                  <w:color w:val="666666"/>
                  <w:sz w:val="17"/>
                  <w:szCs w:val="17"/>
                </w:rPr>
                <w:t>V. West Co., Ltd.</w:t>
              </w:r>
            </w:hyperlink>
            <w:r>
              <w:rPr>
                <w:rStyle w:val="apple-style-span"/>
                <w:rFonts w:ascii="Verdana" w:hAnsi="Verdana"/>
                <w:color w:val="000000"/>
                <w:sz w:val="17"/>
                <w:szCs w:val="17"/>
              </w:rPr>
              <w:t> </w:t>
            </w:r>
          </w:p>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lastRenderedPageBreak/>
              <w:object w:dxaOrig="225" w:dyaOrig="225">
                <v:shape id="_x0000_i1100" type="#_x0000_t75" style="width:20.25pt;height:18pt" o:ole="">
                  <v:imagedata r:id="rId173" o:title=""/>
                </v:shape>
                <w:control r:id="rId204" w:name="DefaultOcxName9" w:shapeid="_x0000_i1100"/>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66875" cy="657225"/>
                  <wp:effectExtent l="19050" t="0" r="9525" b="0"/>
                  <wp:docPr id="230" name="Picture 67" descr="http://www.eximdata.com/show_logos.php?fName=11112.">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eximdata.com/show_logos.php?fName=11112.">
                            <a:hlinkClick r:id="rId205"/>
                          </pic:cNvPr>
                          <pic:cNvPicPr>
                            <a:picLocks noChangeAspect="1" noChangeArrowheads="1"/>
                          </pic:cNvPicPr>
                        </pic:nvPicPr>
                        <pic:blipFill>
                          <a:blip r:embed="rId206"/>
                          <a:srcRect/>
                          <a:stretch>
                            <a:fillRect/>
                          </a:stretch>
                        </pic:blipFill>
                        <pic:spPr bwMode="auto">
                          <a:xfrm>
                            <a:off x="0" y="0"/>
                            <a:ext cx="1666875" cy="657225"/>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207" w:history="1">
              <w:r w:rsidR="009D7089">
                <w:rPr>
                  <w:rStyle w:val="graybold"/>
                  <w:rFonts w:ascii="Verdana" w:hAnsi="Verdana"/>
                  <w:b/>
                  <w:bCs/>
                  <w:color w:val="666666"/>
                  <w:sz w:val="17"/>
                  <w:szCs w:val="17"/>
                </w:rPr>
                <w:t>Carnival Co. Ltd.</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03" type="#_x0000_t75" style="width:20.25pt;height:18pt" o:ole="">
                  <v:imagedata r:id="rId173" o:title=""/>
                </v:shape>
                <w:control r:id="rId208" w:name="DefaultOcxName10" w:shapeid="_x0000_i1103"/>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85925" cy="523875"/>
                  <wp:effectExtent l="19050" t="0" r="9525" b="0"/>
                  <wp:docPr id="229" name="Picture 68" descr="http://www.eximdata.com/show_logos.php?fName=11115.">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eximdata.com/show_logos.php?fName=11115.">
                            <a:hlinkClick r:id="rId209"/>
                          </pic:cNvPr>
                          <pic:cNvPicPr>
                            <a:picLocks noChangeAspect="1" noChangeArrowheads="1"/>
                          </pic:cNvPicPr>
                        </pic:nvPicPr>
                        <pic:blipFill>
                          <a:blip r:embed="rId210"/>
                          <a:srcRect/>
                          <a:stretch>
                            <a:fillRect/>
                          </a:stretch>
                        </pic:blipFill>
                        <pic:spPr bwMode="auto">
                          <a:xfrm>
                            <a:off x="0" y="0"/>
                            <a:ext cx="1685925" cy="523875"/>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211" w:history="1">
              <w:r w:rsidR="009D7089">
                <w:rPr>
                  <w:rStyle w:val="graybold"/>
                  <w:rFonts w:ascii="Verdana" w:hAnsi="Verdana"/>
                  <w:b/>
                  <w:bCs/>
                  <w:color w:val="666666"/>
                  <w:sz w:val="17"/>
                  <w:szCs w:val="17"/>
                </w:rPr>
                <w:t>Auto Supply Japan Co. Ltd.</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06" type="#_x0000_t75" style="width:20.25pt;height:18pt" o:ole="">
                  <v:imagedata r:id="rId173" o:title=""/>
                </v:shape>
                <w:control r:id="rId212" w:name="DefaultOcxName11" w:shapeid="_x0000_i1106"/>
              </w:object>
            </w: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495425" cy="419100"/>
                  <wp:effectExtent l="19050" t="0" r="9525" b="0"/>
                  <wp:docPr id="228" name="Picture 69" descr="http://www.eximdata.com/show_logos.php?fName=11107.">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eximdata.com/show_logos.php?fName=11107.">
                            <a:hlinkClick r:id="rId213"/>
                          </pic:cNvPr>
                          <pic:cNvPicPr>
                            <a:picLocks noChangeAspect="1" noChangeArrowheads="1"/>
                          </pic:cNvPicPr>
                        </pic:nvPicPr>
                        <pic:blipFill>
                          <a:blip r:embed="rId214"/>
                          <a:srcRect/>
                          <a:stretch>
                            <a:fillRect/>
                          </a:stretch>
                        </pic:blipFill>
                        <pic:spPr bwMode="auto">
                          <a:xfrm>
                            <a:off x="0" y="0"/>
                            <a:ext cx="1495425" cy="419100"/>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215" w:history="1">
              <w:r w:rsidR="009D7089">
                <w:rPr>
                  <w:rStyle w:val="graybold"/>
                  <w:rFonts w:ascii="Verdana" w:hAnsi="Verdana"/>
                  <w:b/>
                  <w:bCs/>
                  <w:color w:val="666666"/>
                  <w:sz w:val="17"/>
                  <w:szCs w:val="17"/>
                </w:rPr>
                <w:t>Auto Portal Co. Ltd.</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09" type="#_x0000_t75" style="width:20.25pt;height:18pt" o:ole="">
                  <v:imagedata r:id="rId173" o:title=""/>
                </v:shape>
                <w:control r:id="rId216" w:name="DefaultOcxName12" w:shapeid="_x0000_i1109"/>
              </w:object>
            </w:r>
          </w:p>
        </w:tc>
        <w:tc>
          <w:tcPr>
            <w:tcW w:w="0" w:type="auto"/>
            <w:shd w:val="clear" w:color="auto" w:fill="FFFFFF"/>
            <w:hideMark/>
          </w:tcPr>
          <w:p w:rsidR="009D7089" w:rsidRDefault="009D7089" w:rsidP="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19250" cy="619125"/>
                  <wp:effectExtent l="19050" t="0" r="0" b="0"/>
                  <wp:docPr id="227" name="Picture 70" descr="http://www.eximdata.com/show_logos.php?fName=9205.">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eximdata.com/show_logos.php?fName=9205.">
                            <a:hlinkClick r:id="rId217"/>
                          </pic:cNvPr>
                          <pic:cNvPicPr>
                            <a:picLocks noChangeAspect="1" noChangeArrowheads="1"/>
                          </pic:cNvPicPr>
                        </pic:nvPicPr>
                        <pic:blipFill>
                          <a:blip r:embed="rId218"/>
                          <a:srcRect/>
                          <a:stretch>
                            <a:fillRect/>
                          </a:stretch>
                        </pic:blipFill>
                        <pic:spPr bwMode="auto">
                          <a:xfrm>
                            <a:off x="0" y="0"/>
                            <a:ext cx="1619250" cy="619125"/>
                          </a:xfrm>
                          <a:prstGeom prst="rect">
                            <a:avLst/>
                          </a:prstGeom>
                          <a:noFill/>
                          <a:ln w="9525">
                            <a:noFill/>
                            <a:miter lim="800000"/>
                            <a:headEnd/>
                            <a:tailEnd/>
                          </a:ln>
                        </pic:spPr>
                      </pic:pic>
                    </a:graphicData>
                  </a:graphic>
                </wp:inline>
              </w:drawing>
            </w:r>
          </w:p>
          <w:p w:rsidR="009D7089" w:rsidRDefault="00D80D73">
            <w:pPr>
              <w:rPr>
                <w:rFonts w:ascii="Verdana" w:hAnsi="Verdana"/>
                <w:color w:val="000000"/>
                <w:sz w:val="17"/>
                <w:szCs w:val="17"/>
              </w:rPr>
            </w:pPr>
            <w:hyperlink r:id="rId219" w:history="1">
              <w:r w:rsidR="009D7089">
                <w:rPr>
                  <w:rStyle w:val="graybold"/>
                  <w:rFonts w:ascii="Verdana" w:hAnsi="Verdana"/>
                  <w:b/>
                  <w:bCs/>
                  <w:color w:val="666666"/>
                  <w:sz w:val="17"/>
                  <w:szCs w:val="17"/>
                </w:rPr>
                <w:t>We'll Planning Inc.</w:t>
              </w:r>
            </w:hyperlink>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733550" cy="571500"/>
                  <wp:effectExtent l="19050" t="0" r="0" b="0"/>
                  <wp:docPr id="226" name="Picture 71" descr="http://www.eximdata.com/show_logos.php?fName=1544.gif">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eximdata.com/show_logos.php?fName=1544.gif">
                            <a:hlinkClick r:id="rId220"/>
                          </pic:cNvPr>
                          <pic:cNvPicPr>
                            <a:picLocks noChangeAspect="1" noChangeArrowheads="1"/>
                          </pic:cNvPicPr>
                        </pic:nvPicPr>
                        <pic:blipFill>
                          <a:blip r:embed="rId221"/>
                          <a:srcRect/>
                          <a:stretch>
                            <a:fillRect/>
                          </a:stretch>
                        </pic:blipFill>
                        <pic:spPr bwMode="auto">
                          <a:xfrm>
                            <a:off x="0" y="0"/>
                            <a:ext cx="1733550" cy="5715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lastRenderedPageBreak/>
              <w:object w:dxaOrig="225" w:dyaOrig="225">
                <v:shape id="_x0000_i1112" type="#_x0000_t75" style="width:20.25pt;height:18pt" o:ole="">
                  <v:imagedata r:id="rId173" o:title=""/>
                </v:shape>
                <w:control r:id="rId222" w:name="DefaultOcxName13" w:shapeid="_x0000_i1112"/>
              </w:object>
            </w:r>
          </w:p>
        </w:tc>
        <w:tc>
          <w:tcPr>
            <w:tcW w:w="0" w:type="auto"/>
            <w:shd w:val="clear" w:color="auto" w:fill="FFFFFF"/>
            <w:hideMark/>
          </w:tcPr>
          <w:p w:rsidR="009D7089" w:rsidRDefault="00D80D73" w:rsidP="009D7089">
            <w:pPr>
              <w:rPr>
                <w:rFonts w:ascii="Verdana" w:hAnsi="Verdana"/>
                <w:color w:val="000000"/>
                <w:sz w:val="17"/>
                <w:szCs w:val="17"/>
              </w:rPr>
            </w:pPr>
            <w:hyperlink r:id="rId223" w:history="1">
              <w:r w:rsidR="009D7089">
                <w:rPr>
                  <w:rStyle w:val="graybold"/>
                  <w:rFonts w:ascii="Verdana" w:hAnsi="Verdana"/>
                  <w:b/>
                  <w:bCs/>
                  <w:color w:val="666666"/>
                  <w:sz w:val="17"/>
                  <w:szCs w:val="17"/>
                </w:rPr>
                <w:t>Ayase Trading Corporation</w:t>
              </w:r>
            </w:hyperlink>
            <w:r w:rsidR="009D7089">
              <w:rPr>
                <w:rFonts w:ascii="Verdana" w:hAnsi="Verdana"/>
                <w:color w:val="000000"/>
                <w:sz w:val="17"/>
                <w:szCs w:val="17"/>
              </w:rPr>
              <w:t>   </w:t>
            </w:r>
            <w:r w:rsidR="009D7089">
              <w:rPr>
                <w:rFonts w:ascii="Verdana" w:hAnsi="Verdana"/>
                <w:color w:val="000000"/>
                <w:sz w:val="17"/>
                <w:szCs w:val="17"/>
              </w:rPr>
              <w:br/>
            </w:r>
          </w:p>
        </w:tc>
        <w:tc>
          <w:tcPr>
            <w:tcW w:w="0" w:type="auto"/>
            <w:shd w:val="clear" w:color="auto" w:fill="FFFFFF"/>
            <w:hideMark/>
          </w:tcPr>
          <w:p w:rsidR="009D7089" w:rsidRDefault="009D7089">
            <w:pPr>
              <w:rPr>
                <w:sz w:val="20"/>
                <w:szCs w:val="20"/>
              </w:rPr>
            </w:pPr>
          </w:p>
        </w:tc>
      </w:tr>
      <w:tr w:rsidR="009D7089" w:rsidTr="009D7089">
        <w:trPr>
          <w:trHeight w:val="80"/>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219200" cy="533400"/>
                  <wp:effectExtent l="19050" t="0" r="0" b="0"/>
                  <wp:docPr id="225" name="Picture 72" descr="http://www.eximdata.com/show_logos.php?fName=9215.">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eximdata.com/show_logos.php?fName=9215.">
                            <a:hlinkClick r:id="rId224"/>
                          </pic:cNvPr>
                          <pic:cNvPicPr>
                            <a:picLocks noChangeAspect="1" noChangeArrowheads="1"/>
                          </pic:cNvPicPr>
                        </pic:nvPicPr>
                        <pic:blipFill>
                          <a:blip r:embed="rId225"/>
                          <a:srcRect/>
                          <a:stretch>
                            <a:fillRect/>
                          </a:stretch>
                        </pic:blipFill>
                        <pic:spPr bwMode="auto">
                          <a:xfrm>
                            <a:off x="0" y="0"/>
                            <a:ext cx="1219200" cy="5334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9D7089">
            <w:pPr>
              <w:rPr>
                <w:rFonts w:ascii="Verdana" w:hAnsi="Verdana"/>
                <w:color w:val="000000"/>
                <w:sz w:val="17"/>
                <w:szCs w:val="17"/>
              </w:rPr>
            </w:pPr>
          </w:p>
        </w:tc>
        <w:tc>
          <w:tcPr>
            <w:tcW w:w="0" w:type="auto"/>
            <w:shd w:val="clear" w:color="auto" w:fill="FFFFFF"/>
            <w:hideMark/>
          </w:tcPr>
          <w:p w:rsidR="009D7089" w:rsidRDefault="00D80D73" w:rsidP="009D7089">
            <w:pPr>
              <w:rPr>
                <w:rFonts w:ascii="Verdana" w:hAnsi="Verdana"/>
                <w:color w:val="000000"/>
                <w:sz w:val="17"/>
                <w:szCs w:val="17"/>
              </w:rPr>
            </w:pPr>
            <w:hyperlink r:id="rId226" w:history="1">
              <w:r w:rsidR="009D7089">
                <w:rPr>
                  <w:rStyle w:val="graybold"/>
                  <w:rFonts w:ascii="Verdana" w:hAnsi="Verdana"/>
                  <w:b/>
                  <w:bCs/>
                  <w:color w:val="666666"/>
                  <w:sz w:val="17"/>
                  <w:szCs w:val="17"/>
                </w:rPr>
                <w:t>Auto Trading Rock Co. Ltd.</w:t>
              </w:r>
            </w:hyperlink>
            <w:r w:rsidR="009D7089">
              <w:rPr>
                <w:rFonts w:ascii="Verdana" w:hAnsi="Verdana"/>
                <w:color w:val="000000"/>
                <w:sz w:val="17"/>
                <w:szCs w:val="17"/>
              </w:rPr>
              <w:t>  </w:t>
            </w:r>
            <w:r w:rsidR="009D7089">
              <w:rPr>
                <w:rFonts w:ascii="Verdana" w:hAnsi="Verdana"/>
                <w:color w:val="000000"/>
                <w:sz w:val="17"/>
                <w:szCs w:val="17"/>
              </w:rPr>
              <w:br/>
            </w: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476375" cy="476250"/>
                  <wp:effectExtent l="19050" t="0" r="9525" b="0"/>
                  <wp:docPr id="224" name="Picture 73" descr="http://www.eximdata.com/show_logos.php?fName=9222.">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eximdata.com/show_logos.php?fName=9222.">
                            <a:hlinkClick r:id="rId227"/>
                          </pic:cNvPr>
                          <pic:cNvPicPr>
                            <a:picLocks noChangeAspect="1" noChangeArrowheads="1"/>
                          </pic:cNvPicPr>
                        </pic:nvPicPr>
                        <pic:blipFill>
                          <a:blip r:embed="rId228"/>
                          <a:srcRect/>
                          <a:stretch>
                            <a:fillRect/>
                          </a:stretch>
                        </pic:blipFill>
                        <pic:spPr bwMode="auto">
                          <a:xfrm>
                            <a:off x="0" y="0"/>
                            <a:ext cx="1476375" cy="47625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9D7089">
            <w:pPr>
              <w:rPr>
                <w:rFonts w:ascii="Verdana" w:hAnsi="Verdana"/>
                <w:color w:val="000000"/>
                <w:sz w:val="17"/>
                <w:szCs w:val="17"/>
              </w:rPr>
            </w:pPr>
          </w:p>
        </w:tc>
        <w:tc>
          <w:tcPr>
            <w:tcW w:w="0" w:type="auto"/>
            <w:shd w:val="clear" w:color="auto" w:fill="FFFFFF"/>
            <w:hideMark/>
          </w:tcPr>
          <w:p w:rsidR="009D7089" w:rsidRDefault="00D80D73" w:rsidP="009D7089">
            <w:pPr>
              <w:rPr>
                <w:rFonts w:ascii="Verdana" w:hAnsi="Verdana"/>
                <w:color w:val="000000"/>
                <w:sz w:val="17"/>
                <w:szCs w:val="17"/>
              </w:rPr>
            </w:pPr>
            <w:hyperlink r:id="rId229" w:history="1">
              <w:r w:rsidR="009D7089">
                <w:rPr>
                  <w:rStyle w:val="graybold"/>
                  <w:rFonts w:ascii="Verdana" w:hAnsi="Verdana"/>
                  <w:b/>
                  <w:bCs/>
                  <w:color w:val="666666"/>
                  <w:sz w:val="17"/>
                  <w:szCs w:val="17"/>
                </w:rPr>
                <w:t>Japan Trucks Access</w:t>
              </w:r>
            </w:hyperlink>
            <w:r w:rsidR="009D7089">
              <w:rPr>
                <w:rFonts w:ascii="Verdana" w:hAnsi="Verdana"/>
                <w:color w:val="000000"/>
                <w:sz w:val="17"/>
                <w:szCs w:val="17"/>
              </w:rPr>
              <w:t>  </w:t>
            </w:r>
            <w:r w:rsidR="009D7089">
              <w:rPr>
                <w:rFonts w:ascii="Verdana" w:hAnsi="Verdana"/>
                <w:color w:val="000000"/>
                <w:sz w:val="17"/>
                <w:szCs w:val="17"/>
              </w:rPr>
              <w:br/>
            </w: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19250" cy="619125"/>
                  <wp:effectExtent l="19050" t="0" r="0" b="0"/>
                  <wp:docPr id="223" name="Picture 74" descr="http://www.eximdata.com/show_logos.php?fName=4273.">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eximdata.com/show_logos.php?fName=4273.">
                            <a:hlinkClick r:id="rId230"/>
                          </pic:cNvPr>
                          <pic:cNvPicPr>
                            <a:picLocks noChangeAspect="1" noChangeArrowheads="1"/>
                          </pic:cNvPicPr>
                        </pic:nvPicPr>
                        <pic:blipFill>
                          <a:blip r:embed="rId231"/>
                          <a:srcRect/>
                          <a:stretch>
                            <a:fillRect/>
                          </a:stretch>
                        </pic:blipFill>
                        <pic:spPr bwMode="auto">
                          <a:xfrm>
                            <a:off x="0" y="0"/>
                            <a:ext cx="1619250" cy="61912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9D7089" w:rsidRDefault="009D7089">
            <w:pPr>
              <w:rPr>
                <w:sz w:val="20"/>
                <w:szCs w:val="20"/>
              </w:rPr>
            </w:pPr>
          </w:p>
        </w:tc>
      </w:tr>
      <w:tr w:rsidR="009D7089" w:rsidTr="009D7089">
        <w:trPr>
          <w:tblCellSpacing w:w="0" w:type="dxa"/>
        </w:trPr>
        <w:tc>
          <w:tcPr>
            <w:tcW w:w="57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15" type="#_x0000_t75" style="width:20.25pt;height:18pt" o:ole="">
                  <v:imagedata r:id="rId173" o:title=""/>
                </v:shape>
                <w:control r:id="rId232" w:name="DefaultOcxName14" w:shapeid="_x0000_i1115"/>
              </w:object>
            </w:r>
          </w:p>
        </w:tc>
        <w:tc>
          <w:tcPr>
            <w:tcW w:w="0" w:type="auto"/>
            <w:shd w:val="clear" w:color="auto" w:fill="FFFFFF"/>
            <w:hideMark/>
          </w:tcPr>
          <w:p w:rsidR="009D7089" w:rsidRDefault="00D80D73" w:rsidP="009D7089">
            <w:pPr>
              <w:rPr>
                <w:rFonts w:ascii="Verdana" w:hAnsi="Verdana"/>
                <w:color w:val="000000"/>
                <w:sz w:val="17"/>
                <w:szCs w:val="17"/>
              </w:rPr>
            </w:pPr>
            <w:hyperlink r:id="rId233" w:history="1">
              <w:r w:rsidR="009D7089">
                <w:rPr>
                  <w:rStyle w:val="graybold"/>
                  <w:rFonts w:ascii="Verdana" w:hAnsi="Verdana"/>
                  <w:b/>
                  <w:bCs/>
                  <w:color w:val="666666"/>
                  <w:sz w:val="17"/>
                  <w:szCs w:val="17"/>
                </w:rPr>
                <w:t>MX Japan Ltd.</w:t>
              </w:r>
            </w:hyperlink>
            <w:r w:rsidR="009D7089">
              <w:rPr>
                <w:rFonts w:ascii="Verdana" w:hAnsi="Verdana"/>
                <w:color w:val="000000"/>
                <w:sz w:val="17"/>
                <w:szCs w:val="17"/>
              </w:rPr>
              <w:t>  </w:t>
            </w:r>
            <w:r w:rsidR="009D7089">
              <w:rPr>
                <w:rFonts w:ascii="Verdana" w:hAnsi="Verdana"/>
                <w:color w:val="000000"/>
                <w:sz w:val="17"/>
                <w:szCs w:val="17"/>
              </w:rPr>
              <w:br/>
            </w: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rHeight w:val="15"/>
          <w:tblCellSpacing w:w="0" w:type="dxa"/>
        </w:trPr>
        <w:tc>
          <w:tcPr>
            <w:tcW w:w="0" w:type="auto"/>
            <w:gridSpan w:val="3"/>
            <w:shd w:val="clear" w:color="auto" w:fill="FFFFFF"/>
            <w:vAlign w:val="center"/>
            <w:hideMark/>
          </w:tcPr>
          <w:p w:rsidR="009D7089" w:rsidRDefault="009D7089">
            <w:pPr>
              <w:rPr>
                <w:rFonts w:ascii="Verdana" w:hAnsi="Verdana"/>
                <w:color w:val="000000"/>
                <w:sz w:val="2"/>
                <w:szCs w:val="17"/>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rFonts w:ascii="Verdana" w:hAnsi="Verdana"/>
                <w:color w:val="000000"/>
                <w:sz w:val="17"/>
                <w:szCs w:val="17"/>
              </w:rPr>
            </w:pPr>
            <w:r>
              <w:rPr>
                <w:rFonts w:ascii="Verdana" w:hAnsi="Verdana"/>
                <w:noProof/>
                <w:color w:val="000000"/>
                <w:sz w:val="17"/>
                <w:szCs w:val="17"/>
              </w:rPr>
              <w:drawing>
                <wp:inline distT="0" distB="0" distL="0" distR="0">
                  <wp:extent cx="1666875" cy="619125"/>
                  <wp:effectExtent l="19050" t="0" r="9525" b="0"/>
                  <wp:docPr id="222" name="Picture 75" descr="http://www.eximdata.com/show_logos.php?fName=9217.">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eximdata.com/show_logos.php?fName=9217.">
                            <a:hlinkClick r:id="rId234"/>
                          </pic:cNvPr>
                          <pic:cNvPicPr>
                            <a:picLocks noChangeAspect="1" noChangeArrowheads="1"/>
                          </pic:cNvPicPr>
                        </pic:nvPicPr>
                        <pic:blipFill>
                          <a:blip r:embed="rId235"/>
                          <a:srcRect/>
                          <a:stretch>
                            <a:fillRect/>
                          </a:stretch>
                        </pic:blipFill>
                        <pic:spPr bwMode="auto">
                          <a:xfrm>
                            <a:off x="0" y="0"/>
                            <a:ext cx="1666875" cy="619125"/>
                          </a:xfrm>
                          <a:prstGeom prst="rect">
                            <a:avLst/>
                          </a:prstGeom>
                          <a:noFill/>
                          <a:ln w="9525">
                            <a:noFill/>
                            <a:miter lim="800000"/>
                            <a:headEnd/>
                            <a:tailEnd/>
                          </a:ln>
                        </pic:spPr>
                      </pic:pic>
                    </a:graphicData>
                  </a:graphic>
                </wp:inline>
              </w:drawing>
            </w:r>
            <w:r>
              <w:rPr>
                <w:rFonts w:ascii="Verdana" w:hAnsi="Verdana"/>
                <w:color w:val="000000"/>
                <w:sz w:val="17"/>
                <w:szCs w:val="17"/>
              </w:rPr>
              <w:t xml:space="preserve">    </w:t>
            </w:r>
            <w:hyperlink r:id="rId236" w:history="1">
              <w:r>
                <w:rPr>
                  <w:rStyle w:val="graybold"/>
                  <w:rFonts w:ascii="Verdana" w:hAnsi="Verdana"/>
                  <w:b/>
                  <w:bCs/>
                  <w:color w:val="666666"/>
                  <w:sz w:val="17"/>
                  <w:szCs w:val="17"/>
                </w:rPr>
                <w:t>Traffic Co. Ltd.</w:t>
              </w:r>
            </w:hyperlink>
            <w:r>
              <w:rPr>
                <w:rFonts w:ascii="Verdana" w:hAnsi="Verdana"/>
                <w:color w:val="000000"/>
                <w:sz w:val="17"/>
                <w:szCs w:val="17"/>
              </w:rPr>
              <w:t>   </w:t>
            </w:r>
          </w:p>
        </w:tc>
        <w:tc>
          <w:tcPr>
            <w:tcW w:w="0" w:type="auto"/>
            <w:shd w:val="clear" w:color="auto" w:fill="FFFFFF"/>
            <w:vAlign w:val="center"/>
            <w:hideMark/>
          </w:tcPr>
          <w:p w:rsidR="009D7089" w:rsidRDefault="009D7089">
            <w:pPr>
              <w:rPr>
                <w:sz w:val="20"/>
                <w:szCs w:val="20"/>
              </w:rPr>
            </w:pPr>
          </w:p>
        </w:tc>
      </w:tr>
    </w:tbl>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tbl>
      <w:tblPr>
        <w:tblW w:w="5000" w:type="pct"/>
        <w:tblCellSpacing w:w="0" w:type="dxa"/>
        <w:tblBorders>
          <w:top w:val="single" w:sz="6" w:space="0" w:color="BDDFF7"/>
          <w:left w:val="single" w:sz="6" w:space="0" w:color="BDDFF7"/>
          <w:bottom w:val="single" w:sz="6" w:space="0" w:color="BDDFF7"/>
          <w:right w:val="single" w:sz="6" w:space="0" w:color="BDDFF7"/>
        </w:tblBorders>
        <w:shd w:val="clear" w:color="auto" w:fill="FFFFFF"/>
        <w:tblCellMar>
          <w:top w:w="75" w:type="dxa"/>
          <w:left w:w="75" w:type="dxa"/>
          <w:bottom w:w="75" w:type="dxa"/>
          <w:right w:w="75" w:type="dxa"/>
        </w:tblCellMar>
        <w:tblLook w:val="04A0"/>
      </w:tblPr>
      <w:tblGrid>
        <w:gridCol w:w="570"/>
        <w:gridCol w:w="8799"/>
        <w:gridCol w:w="171"/>
      </w:tblGrid>
      <w:tr w:rsidR="009D7089" w:rsidTr="009D7089">
        <w:trPr>
          <w:gridAfter w:val="2"/>
          <w:tblCellSpacing w:w="0" w:type="dxa"/>
        </w:trPr>
        <w:tc>
          <w:tcPr>
            <w:tcW w:w="0" w:type="auto"/>
            <w:shd w:val="clear" w:color="auto" w:fill="FFFFFF"/>
            <w:hideMark/>
          </w:tcPr>
          <w:p w:rsidR="009D7089" w:rsidRDefault="009D7089">
            <w:pPr>
              <w:rPr>
                <w:rFonts w:ascii="Verdana" w:hAnsi="Verdana"/>
                <w:color w:val="000000"/>
                <w:sz w:val="17"/>
                <w:szCs w:val="17"/>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9D7089">
            <w:pPr>
              <w:pStyle w:val="NormalWeb"/>
              <w:rPr>
                <w:rFonts w:ascii="Verdana" w:hAnsi="Verdana"/>
                <w:color w:val="000000"/>
                <w:sz w:val="17"/>
                <w:szCs w:val="17"/>
              </w:rPr>
            </w:pPr>
          </w:p>
        </w:tc>
        <w:tc>
          <w:tcPr>
            <w:tcW w:w="0" w:type="auto"/>
            <w:shd w:val="clear" w:color="auto" w:fill="FFFFFF"/>
            <w:hideMark/>
          </w:tcPr>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18" type="#_x0000_t75" style="width:20.25pt;height:18pt" o:ole="">
                  <v:imagedata r:id="rId173" o:title=""/>
                </v:shape>
                <w:control r:id="rId237" w:name="DefaultOcxName1" w:shapeid="_x0000_i1118"/>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38" w:history="1">
                    <w:r w:rsidR="009D7089">
                      <w:rPr>
                        <w:rStyle w:val="Hyperlink"/>
                        <w:rFonts w:ascii="Verdana" w:hAnsi="Verdana"/>
                        <w:b/>
                        <w:bCs/>
                        <w:color w:val="666666"/>
                        <w:sz w:val="17"/>
                        <w:szCs w:val="17"/>
                      </w:rPr>
                      <w:t>Advance Trade Co. Ltd.</w:t>
                    </w:r>
                  </w:hyperlink>
                  <w:r w:rsidR="009D7089">
                    <w:rPr>
                      <w:rFonts w:ascii="Verdana" w:hAnsi="Verdana"/>
                      <w:color w:val="000000"/>
                      <w:sz w:val="17"/>
                      <w:szCs w:val="17"/>
                    </w:rPr>
                    <w:t>, Yokohama,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Construction Machinery, Bull Dozer, Used Cranes, Used Dump Truck, New &amp; Used Auto Parts, Auto Parts, Car Parts, Used Car Parts, New Or Used Vehicle, New Vehicles, Used Car, Used Jeep Wagon, Used LCV, Used MUV, Used Saloo</w:t>
                  </w:r>
                  <w:r>
                    <w:rPr>
                      <w:rStyle w:val="apple-converted-space"/>
                      <w:rFonts w:ascii="Verdana" w:hAnsi="Verdana"/>
                      <w:color w:val="000000"/>
                      <w:sz w:val="17"/>
                      <w:szCs w:val="17"/>
                    </w:rPr>
                    <w:t> </w:t>
                  </w:r>
                  <w:hyperlink r:id="rId239" w:history="1">
                    <w:r>
                      <w:rPr>
                        <w:rStyle w:val="Strong"/>
                        <w:rFonts w:ascii="Verdana" w:hAnsi="Verdana"/>
                        <w:color w:val="000000"/>
                        <w:sz w:val="17"/>
                        <w:szCs w:val="17"/>
                      </w:rPr>
                      <w:t>...more</w:t>
                    </w:r>
                  </w:hyperlink>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21" type="#_x0000_t75" style="width:20.25pt;height:18pt" o:ole="">
                  <v:imagedata r:id="rId173" o:title=""/>
                </v:shape>
                <w:control r:id="rId240" w:name="DefaultOcxName2" w:shapeid="_x0000_i1121"/>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41" w:history="1">
                    <w:r w:rsidR="009D7089">
                      <w:rPr>
                        <w:rStyle w:val="Hyperlink"/>
                        <w:rFonts w:ascii="Verdana" w:hAnsi="Verdana"/>
                        <w:b/>
                        <w:bCs/>
                        <w:color w:val="666666"/>
                        <w:sz w:val="17"/>
                        <w:szCs w:val="17"/>
                      </w:rPr>
                      <w:t>Aeon Japan Used Cars</w:t>
                    </w:r>
                  </w:hyperlink>
                  <w:r w:rsidR="009D7089">
                    <w:rPr>
                      <w:rFonts w:ascii="Verdana" w:hAnsi="Verdana"/>
                      <w:color w:val="000000"/>
                      <w:sz w:val="17"/>
                      <w:szCs w:val="17"/>
                    </w:rPr>
                    <w:t>, Niigata,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[Traders, Suppliers,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lastRenderedPageBreak/>
                    <w:t>Products :</w:t>
                  </w:r>
                  <w:r>
                    <w:rPr>
                      <w:rStyle w:val="apple-converted-space"/>
                      <w:rFonts w:ascii="Verdana" w:hAnsi="Verdana"/>
                      <w:b/>
                      <w:bCs/>
                      <w:color w:val="666666"/>
                      <w:sz w:val="17"/>
                      <w:szCs w:val="17"/>
                    </w:rPr>
                    <w:t> </w:t>
                  </w:r>
                  <w:r>
                    <w:rPr>
                      <w:rFonts w:ascii="Verdana" w:hAnsi="Verdana"/>
                      <w:color w:val="000000"/>
                      <w:sz w:val="17"/>
                      <w:szCs w:val="17"/>
                    </w:rPr>
                    <w:t>Vehicles, Trucks, Machinery, Bikes, Parts, Others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24" type="#_x0000_t75" style="width:20.25pt;height:18pt" o:ole="">
                  <v:imagedata r:id="rId173" o:title=""/>
                </v:shape>
                <w:control r:id="rId242" w:name="DefaultOcxName31" w:shapeid="_x0000_i1124"/>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43" w:history="1">
                    <w:r w:rsidR="009D7089">
                      <w:rPr>
                        <w:rStyle w:val="Hyperlink"/>
                        <w:rFonts w:ascii="Verdana" w:hAnsi="Verdana"/>
                        <w:b/>
                        <w:bCs/>
                        <w:color w:val="666666"/>
                        <w:sz w:val="17"/>
                        <w:szCs w:val="17"/>
                      </w:rPr>
                      <w:t>Alpha Corporation Co., Ltd.</w:t>
                    </w:r>
                  </w:hyperlink>
                  <w:r w:rsidR="009D7089">
                    <w:rPr>
                      <w:rFonts w:ascii="Verdana" w:hAnsi="Verdana"/>
                      <w:color w:val="000000"/>
                      <w:sz w:val="17"/>
                      <w:szCs w:val="17"/>
                    </w:rPr>
                    <w:t>, Tokushima,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 Dealers, Agents]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Vehicles, Trucks, Machinery, Bikes, Parts, Others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27" type="#_x0000_t75" style="width:20.25pt;height:18pt" o:ole="">
                  <v:imagedata r:id="rId173" o:title=""/>
                </v:shape>
                <w:control r:id="rId244" w:name="DefaultOcxName41" w:shapeid="_x0000_i1127"/>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45" w:history="1">
                    <w:r w:rsidR="009D7089">
                      <w:rPr>
                        <w:rStyle w:val="Hyperlink"/>
                        <w:rFonts w:ascii="Verdana" w:hAnsi="Verdana"/>
                        <w:b/>
                        <w:bCs/>
                        <w:color w:val="666666"/>
                        <w:sz w:val="17"/>
                        <w:szCs w:val="17"/>
                      </w:rPr>
                      <w:t>Alps Co. Ltd.</w:t>
                    </w:r>
                  </w:hyperlink>
                  <w:r w:rsidR="009D7089">
                    <w:rPr>
                      <w:rFonts w:ascii="Verdana" w:hAnsi="Verdana"/>
                      <w:color w:val="000000"/>
                      <w:sz w:val="17"/>
                      <w:szCs w:val="17"/>
                    </w:rPr>
                    <w:t>, Osaka ,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[Dealers,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Vehicles, Trucks, Machinery, Parts, Others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30" type="#_x0000_t75" style="width:20.25pt;height:18pt" o:ole="">
                  <v:imagedata r:id="rId173" o:title=""/>
                </v:shape>
                <w:control r:id="rId246" w:name="DefaultOcxName51" w:shapeid="_x0000_i1130"/>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47" w:history="1">
                    <w:r w:rsidR="009D7089">
                      <w:rPr>
                        <w:rStyle w:val="Hyperlink"/>
                        <w:rFonts w:ascii="Verdana" w:hAnsi="Verdana"/>
                        <w:b/>
                        <w:bCs/>
                        <w:color w:val="666666"/>
                        <w:sz w:val="17"/>
                        <w:szCs w:val="17"/>
                      </w:rPr>
                      <w:t>Ange Trading Co. Ltd.</w:t>
                    </w:r>
                  </w:hyperlink>
                  <w:r w:rsidR="009D7089">
                    <w:rPr>
                      <w:rFonts w:ascii="Verdana" w:hAnsi="Verdana"/>
                      <w:color w:val="000000"/>
                      <w:sz w:val="17"/>
                      <w:szCs w:val="17"/>
                    </w:rPr>
                    <w:t>, Saitama-ken,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 Dealers, Agents]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Vehicles, Trucks, Machinery, Bikes, Parts, Others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33" type="#_x0000_t75" style="width:20.25pt;height:18pt" o:ole="">
                  <v:imagedata r:id="rId173" o:title=""/>
                </v:shape>
                <w:control r:id="rId248" w:name="DefaultOcxName6" w:shapeid="_x0000_i1133"/>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49" w:history="1">
                    <w:r w:rsidR="009D7089">
                      <w:rPr>
                        <w:rStyle w:val="Hyperlink"/>
                        <w:rFonts w:ascii="Verdana" w:hAnsi="Verdana"/>
                        <w:b/>
                        <w:bCs/>
                        <w:color w:val="666666"/>
                        <w:sz w:val="17"/>
                        <w:szCs w:val="17"/>
                      </w:rPr>
                      <w:t>Angolausedcars.com</w:t>
                    </w:r>
                  </w:hyperlink>
                  <w:r w:rsidR="009D7089">
                    <w:rPr>
                      <w:rFonts w:ascii="Verdana" w:hAnsi="Verdana"/>
                      <w:color w:val="000000"/>
                      <w:sz w:val="17"/>
                      <w:szCs w:val="17"/>
                    </w:rPr>
                    <w:t>, Tokyo, </w:t>
                  </w:r>
                  <w:r w:rsidR="009D7089">
                    <w:rPr>
                      <w:rStyle w:val="searchtxt2"/>
                      <w:rFonts w:ascii="Verdana" w:hAnsi="Verdana"/>
                      <w:b/>
                      <w:bCs/>
                      <w:color w:val="000000"/>
                      <w:sz w:val="17"/>
                      <w:szCs w:val="17"/>
                      <w:shd w:val="clear" w:color="auto" w:fill="FFFF84"/>
                    </w:rPr>
                    <w:t>Japan</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Importer, Importers, Auto Dealer, Used SecondHand Car, Car, Cars, Used Car, Sedans, Used Sedan, Japanese Sedan, Used Mazda, Mitsubishi Cars, Used Subaru, Isuzu Cars, Used Suzuki, Daihatsu, Toyota Corona, Honda Accord, Us</w:t>
                  </w:r>
                  <w:r>
                    <w:rPr>
                      <w:rStyle w:val="apple-converted-space"/>
                      <w:rFonts w:ascii="Verdana" w:hAnsi="Verdana"/>
                      <w:color w:val="000000"/>
                      <w:sz w:val="17"/>
                      <w:szCs w:val="17"/>
                    </w:rPr>
                    <w:t> </w:t>
                  </w:r>
                  <w:hyperlink r:id="rId250" w:history="1">
                    <w:r>
                      <w:rPr>
                        <w:rStyle w:val="Strong"/>
                        <w:rFonts w:ascii="Verdana" w:hAnsi="Verdana"/>
                        <w:color w:val="000000"/>
                        <w:sz w:val="17"/>
                        <w:szCs w:val="17"/>
                      </w:rPr>
                      <w:t>...more</w:t>
                    </w:r>
                  </w:hyperlink>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36" type="#_x0000_t75" style="width:20.25pt;height:18pt" o:ole="">
                  <v:imagedata r:id="rId173" o:title=""/>
                </v:shape>
                <w:control r:id="rId251" w:name="DefaultOcxName71" w:shapeid="_x0000_i1136"/>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52" w:history="1">
                    <w:r w:rsidR="009D7089">
                      <w:rPr>
                        <w:rStyle w:val="Hyperlink"/>
                        <w:rFonts w:ascii="Verdana" w:hAnsi="Verdana"/>
                        <w:b/>
                        <w:bCs/>
                        <w:color w:val="666666"/>
                        <w:sz w:val="17"/>
                        <w:szCs w:val="17"/>
                      </w:rPr>
                      <w:t>Apparel Wholesale [apcom]</w:t>
                    </w:r>
                  </w:hyperlink>
                  <w:r w:rsidR="009D7089">
                    <w:rPr>
                      <w:rFonts w:ascii="Verdana" w:hAnsi="Verdana"/>
                      <w:color w:val="000000"/>
                      <w:sz w:val="17"/>
                      <w:szCs w:val="17"/>
                    </w:rPr>
                    <w:t>, Tennouji-ku, Osaka,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[Departmental Stores, Exporters, Services]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Japanese Samurai Underwear, Japanese Traditional-modern Mixed Clothing, Wa,</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39" type="#_x0000_t75" style="width:20.25pt;height:18pt" o:ole="">
                  <v:imagedata r:id="rId173" o:title=""/>
                </v:shape>
                <w:control r:id="rId253" w:name="DefaultOcxName81" w:shapeid="_x0000_i1139"/>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54" w:history="1">
                    <w:r w:rsidR="009D7089">
                      <w:rPr>
                        <w:rStyle w:val="Hyperlink"/>
                        <w:rFonts w:ascii="Verdana" w:hAnsi="Verdana"/>
                        <w:b/>
                        <w:bCs/>
                        <w:color w:val="666666"/>
                        <w:sz w:val="17"/>
                        <w:szCs w:val="17"/>
                      </w:rPr>
                      <w:t>Aquafesta Co.,ltd.</w:t>
                    </w:r>
                  </w:hyperlink>
                  <w:r w:rsidR="009D7089">
                    <w:rPr>
                      <w:rFonts w:ascii="Verdana" w:hAnsi="Verdana"/>
                      <w:color w:val="000000"/>
                      <w:sz w:val="17"/>
                      <w:szCs w:val="17"/>
                    </w:rPr>
                    <w:t>, Yokohama,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[Importers]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Various Fresh Water Fish ,Arowanai,Lobster,Crab,Shrimp,Snail,Platy,Pleco,Plant, Tank,Goldfish,Flower Horn,Loach,Betta,Guppy,Discus,Angel,Tetra,And More...</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42" type="#_x0000_t75" style="width:20.25pt;height:18pt" o:ole="">
                  <v:imagedata r:id="rId173" o:title=""/>
                </v:shape>
                <w:control r:id="rId255" w:name="DefaultOcxName91" w:shapeid="_x0000_i1142"/>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56" w:history="1">
                    <w:r w:rsidR="009D7089">
                      <w:rPr>
                        <w:rStyle w:val="Hyperlink"/>
                        <w:rFonts w:ascii="Verdana" w:hAnsi="Verdana"/>
                        <w:b/>
                        <w:bCs/>
                        <w:color w:val="666666"/>
                        <w:sz w:val="17"/>
                        <w:szCs w:val="17"/>
                      </w:rPr>
                      <w:t>Ara Trading Co. Ltd.</w:t>
                    </w:r>
                  </w:hyperlink>
                  <w:r w:rsidR="009D7089">
                    <w:rPr>
                      <w:rFonts w:ascii="Verdana" w:hAnsi="Verdana"/>
                      <w:color w:val="000000"/>
                      <w:sz w:val="17"/>
                      <w:szCs w:val="17"/>
                    </w:rPr>
                    <w:t>, Izumiotsu,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Vehicles, Trucks, Machinery, Bikes, Parts, Others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45" type="#_x0000_t75" style="width:20.25pt;height:18pt" o:ole="">
                  <v:imagedata r:id="rId173" o:title=""/>
                </v:shape>
                <w:control r:id="rId257" w:name="DefaultOcxName101" w:shapeid="_x0000_i1145"/>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58" w:history="1">
                    <w:r w:rsidR="009D7089">
                      <w:rPr>
                        <w:rStyle w:val="Hyperlink"/>
                        <w:rFonts w:ascii="Verdana" w:hAnsi="Verdana"/>
                        <w:b/>
                        <w:bCs/>
                        <w:color w:val="666666"/>
                        <w:sz w:val="17"/>
                        <w:szCs w:val="17"/>
                      </w:rPr>
                      <w:t>Argentinausedcars.com</w:t>
                    </w:r>
                  </w:hyperlink>
                  <w:r w:rsidR="009D7089">
                    <w:rPr>
                      <w:rFonts w:ascii="Verdana" w:hAnsi="Verdana"/>
                      <w:color w:val="000000"/>
                      <w:sz w:val="17"/>
                      <w:szCs w:val="17"/>
                    </w:rPr>
                    <w:t>, Tokyo,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[Manufacturers, Importers,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Japanese Used Cars, Used Car, Sedans, Used Sedan, Japanese Sedan, Used Mazda, Mitsubishi Cars, Used Subaru, Isuzu Cars, Used Suzuki, Daihatsu, Toyota Corona, Honda Accord, Used Civic, Honda Civic Honda Ferio, Inspire Car</w:t>
                  </w:r>
                  <w:r>
                    <w:rPr>
                      <w:rStyle w:val="apple-converted-space"/>
                      <w:rFonts w:ascii="Verdana" w:hAnsi="Verdana"/>
                      <w:color w:val="000000"/>
                      <w:sz w:val="17"/>
                      <w:szCs w:val="17"/>
                    </w:rPr>
                    <w:t> </w:t>
                  </w:r>
                  <w:hyperlink r:id="rId259" w:history="1">
                    <w:r>
                      <w:rPr>
                        <w:rStyle w:val="Strong"/>
                        <w:rFonts w:ascii="Verdana" w:hAnsi="Verdana"/>
                        <w:color w:val="000000"/>
                        <w:sz w:val="17"/>
                        <w:szCs w:val="17"/>
                      </w:rPr>
                      <w:t>...more</w:t>
                    </w:r>
                  </w:hyperlink>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48" type="#_x0000_t75" style="width:20.25pt;height:18pt" o:ole="">
                  <v:imagedata r:id="rId173" o:title=""/>
                </v:shape>
                <w:control r:id="rId260" w:name="DefaultOcxName111" w:shapeid="_x0000_i1148"/>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61" w:history="1">
                    <w:r w:rsidR="009D7089">
                      <w:rPr>
                        <w:rStyle w:val="Hyperlink"/>
                        <w:rFonts w:ascii="Verdana" w:hAnsi="Verdana"/>
                        <w:b/>
                        <w:bCs/>
                        <w:color w:val="666666"/>
                        <w:sz w:val="17"/>
                        <w:szCs w:val="17"/>
                      </w:rPr>
                      <w:t>Auto Parts Find Japan</w:t>
                    </w:r>
                  </w:hyperlink>
                  <w:r w:rsidR="009D7089">
                    <w:rPr>
                      <w:rFonts w:ascii="Verdana" w:hAnsi="Verdana"/>
                      <w:color w:val="000000"/>
                      <w:sz w:val="17"/>
                      <w:szCs w:val="17"/>
                    </w:rPr>
                    <w:t>, Ishikari Gun,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Vehicles, Trucks, Parts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51" type="#_x0000_t75" style="width:20.25pt;height:18pt" o:ole="">
                  <v:imagedata r:id="rId173" o:title=""/>
                </v:shape>
                <w:control r:id="rId262" w:name="DefaultOcxName121" w:shapeid="_x0000_i1151"/>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63" w:history="1">
                    <w:r w:rsidR="009D7089">
                      <w:rPr>
                        <w:rStyle w:val="Hyperlink"/>
                        <w:rFonts w:ascii="Verdana" w:hAnsi="Verdana"/>
                        <w:b/>
                        <w:bCs/>
                        <w:color w:val="666666"/>
                        <w:sz w:val="17"/>
                        <w:szCs w:val="17"/>
                      </w:rPr>
                      <w:t>Auto Trader Imports</w:t>
                    </w:r>
                  </w:hyperlink>
                  <w:r w:rsidR="009D7089">
                    <w:rPr>
                      <w:rFonts w:ascii="Verdana" w:hAnsi="Verdana"/>
                      <w:color w:val="000000"/>
                      <w:sz w:val="17"/>
                      <w:szCs w:val="17"/>
                    </w:rPr>
                    <w:t>, Tokyo,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 Traders, Wholesalers]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We Have Over 200 Cars Currently Online. Please Visit Our Website.</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54" type="#_x0000_t75" style="width:20.25pt;height:18pt" o:ole="">
                  <v:imagedata r:id="rId173" o:title=""/>
                </v:shape>
                <w:control r:id="rId264" w:name="DefaultOcxName131" w:shapeid="_x0000_i1154"/>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65" w:history="1">
                    <w:r w:rsidR="009D7089">
                      <w:rPr>
                        <w:rStyle w:val="Hyperlink"/>
                        <w:rFonts w:ascii="Verdana" w:hAnsi="Verdana"/>
                        <w:b/>
                        <w:bCs/>
                        <w:color w:val="666666"/>
                        <w:sz w:val="17"/>
                        <w:szCs w:val="17"/>
                      </w:rPr>
                      <w:t>Bahamas Used Cars Suppliers</w:t>
                    </w:r>
                  </w:hyperlink>
                  <w:r w:rsidR="009D7089">
                    <w:rPr>
                      <w:rFonts w:ascii="Verdana" w:hAnsi="Verdana"/>
                      <w:color w:val="000000"/>
                      <w:sz w:val="17"/>
                      <w:szCs w:val="17"/>
                    </w:rPr>
                    <w:t>, Tokyo,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[Dealers, Exporters, Importers]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Bahamas, Nassau, Importers, Dealers, Used, Cars, Salvage, Auto Part, Japan, Machinery, Japanese, Export, Exporters, Imports, Toyota, Coaster, Honda CR-V, Nissan X-Trail, Mitsubishi Canter, Toyota Dyna Truck, Honda Inspi</w:t>
                  </w:r>
                  <w:r>
                    <w:rPr>
                      <w:rStyle w:val="apple-converted-space"/>
                      <w:rFonts w:ascii="Verdana" w:hAnsi="Verdana"/>
                      <w:color w:val="000000"/>
                      <w:sz w:val="17"/>
                      <w:szCs w:val="17"/>
                    </w:rPr>
                    <w:t> </w:t>
                  </w:r>
                  <w:hyperlink r:id="rId266" w:history="1">
                    <w:r>
                      <w:rPr>
                        <w:rStyle w:val="Strong"/>
                        <w:rFonts w:ascii="Verdana" w:hAnsi="Verdana"/>
                        <w:color w:val="000000"/>
                        <w:sz w:val="17"/>
                        <w:szCs w:val="17"/>
                      </w:rPr>
                      <w:t>...more</w:t>
                    </w:r>
                  </w:hyperlink>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57" type="#_x0000_t75" style="width:20.25pt;height:18pt" o:ole="">
                  <v:imagedata r:id="rId173" o:title=""/>
                </v:shape>
                <w:control r:id="rId267" w:name="DefaultOcxName141" w:shapeid="_x0000_i1157"/>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68" w:history="1">
                    <w:r w:rsidR="009D7089">
                      <w:rPr>
                        <w:rStyle w:val="Hyperlink"/>
                        <w:rFonts w:ascii="Verdana" w:hAnsi="Verdana"/>
                        <w:b/>
                        <w:bCs/>
                        <w:color w:val="666666"/>
                        <w:sz w:val="17"/>
                        <w:szCs w:val="17"/>
                      </w:rPr>
                      <w:t>Barbados Used Cars Imports</w:t>
                    </w:r>
                  </w:hyperlink>
                  <w:r w:rsidR="009D7089">
                    <w:rPr>
                      <w:rFonts w:ascii="Verdana" w:hAnsi="Verdana"/>
                      <w:color w:val="000000"/>
                      <w:sz w:val="17"/>
                      <w:szCs w:val="17"/>
                    </w:rPr>
                    <w:t>, Tokyo,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[Dealers, Exporters, Importers]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Barbados, Used, Cars, Japan, Importers, Dealers, Japanese, Automobile, Auto Parts, Truck, Bus, Vehicle, Toyota Hiace, Toyota Hiace Commuter, Toyota Belta, Toyota Vitz, Mazda Demio, Bus,</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60" type="#_x0000_t75" style="width:20.25pt;height:18pt" o:ole="">
                  <v:imagedata r:id="rId173" o:title=""/>
                </v:shape>
                <w:control r:id="rId269" w:name="DefaultOcxName15" w:shapeid="_x0000_i1160"/>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70" w:history="1">
                    <w:r w:rsidR="009D7089">
                      <w:rPr>
                        <w:rStyle w:val="Hyperlink"/>
                        <w:rFonts w:ascii="Verdana" w:hAnsi="Verdana"/>
                        <w:b/>
                        <w:bCs/>
                        <w:color w:val="666666"/>
                        <w:sz w:val="17"/>
                        <w:szCs w:val="17"/>
                      </w:rPr>
                      <w:t>Bizworld International, Japan Pvt. Ltd.</w:t>
                    </w:r>
                  </w:hyperlink>
                  <w:r w:rsidR="009D7089">
                    <w:rPr>
                      <w:rFonts w:ascii="Verdana" w:hAnsi="Verdana"/>
                      <w:color w:val="000000"/>
                      <w:sz w:val="17"/>
                      <w:szCs w:val="17"/>
                    </w:rPr>
                    <w:t>, Niigata,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[Exporters, Dealers, Agents]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Construction Machinery, Bull Dozer, Heavy Trucks, Used Dump Truck, Used Excavator, New &amp; Used Auto Parts, New Or Used Vehicle, Used Car, Used Dump Truck, Used Large &amp; Mini Trucks, Used Muv, Used Sedan, Used Vehicles, Use</w:t>
                  </w:r>
                  <w:r>
                    <w:rPr>
                      <w:rStyle w:val="apple-converted-space"/>
                      <w:rFonts w:ascii="Verdana" w:hAnsi="Verdana"/>
                      <w:color w:val="000000"/>
                      <w:sz w:val="17"/>
                      <w:szCs w:val="17"/>
                    </w:rPr>
                    <w:t> </w:t>
                  </w:r>
                  <w:hyperlink r:id="rId271" w:history="1">
                    <w:r>
                      <w:rPr>
                        <w:rStyle w:val="Strong"/>
                        <w:rFonts w:ascii="Verdana" w:hAnsi="Verdana"/>
                        <w:color w:val="000000"/>
                        <w:sz w:val="17"/>
                        <w:szCs w:val="17"/>
                      </w:rPr>
                      <w:t>...more</w:t>
                    </w:r>
                  </w:hyperlink>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gridSpan w:val="3"/>
            <w:shd w:val="clear" w:color="auto" w:fill="FFFFFF"/>
            <w:tcMar>
              <w:top w:w="0" w:type="dxa"/>
              <w:left w:w="75" w:type="dxa"/>
              <w:bottom w:w="75" w:type="dxa"/>
              <w:right w:w="75" w:type="dxa"/>
            </w:tcMar>
            <w:vAlign w:val="center"/>
            <w:hideMark/>
          </w:tcPr>
          <w:p w:rsidR="009D7089" w:rsidRDefault="009D7089">
            <w:pPr>
              <w:rPr>
                <w:rFonts w:ascii="Verdana" w:hAnsi="Verdana"/>
                <w:color w:val="000000"/>
                <w:sz w:val="17"/>
                <w:szCs w:val="17"/>
              </w:rPr>
            </w:pPr>
          </w:p>
        </w:tc>
      </w:tr>
      <w:tr w:rsidR="009D7089" w:rsidTr="009D7089">
        <w:trPr>
          <w:tblCellSpacing w:w="0" w:type="dxa"/>
        </w:trPr>
        <w:tc>
          <w:tcPr>
            <w:tcW w:w="150" w:type="dxa"/>
            <w:shd w:val="clear" w:color="auto" w:fill="FFFFFF"/>
            <w:tcMar>
              <w:top w:w="60" w:type="dxa"/>
              <w:left w:w="75" w:type="dxa"/>
              <w:bottom w:w="75" w:type="dxa"/>
              <w:right w:w="75" w:type="dxa"/>
            </w:tcMar>
            <w:hideMark/>
          </w:tcPr>
          <w:p w:rsidR="009D7089" w:rsidRDefault="00D80D73">
            <w:pPr>
              <w:pStyle w:val="NormalWeb"/>
              <w:rPr>
                <w:rFonts w:ascii="Verdana" w:hAnsi="Verdana"/>
                <w:color w:val="000000"/>
                <w:sz w:val="17"/>
                <w:szCs w:val="17"/>
              </w:rPr>
            </w:pPr>
            <w:r>
              <w:rPr>
                <w:rFonts w:ascii="Verdana" w:hAnsi="Verdana"/>
                <w:color w:val="000000"/>
                <w:sz w:val="17"/>
                <w:szCs w:val="17"/>
              </w:rPr>
              <w:object w:dxaOrig="225" w:dyaOrig="225">
                <v:shape id="_x0000_i1163" type="#_x0000_t75" style="width:20.25pt;height:18pt" o:ole="">
                  <v:imagedata r:id="rId173" o:title=""/>
                </v:shape>
                <w:control r:id="rId272" w:name="DefaultOcxName16" w:shapeid="_x0000_i1163"/>
              </w:object>
            </w:r>
          </w:p>
        </w:tc>
        <w:tc>
          <w:tcPr>
            <w:tcW w:w="0" w:type="auto"/>
            <w:shd w:val="clear" w:color="auto" w:fill="FFFFFF"/>
            <w:hideMark/>
          </w:tcPr>
          <w:tbl>
            <w:tblPr>
              <w:tblW w:w="5000" w:type="pct"/>
              <w:tblCellSpacing w:w="7" w:type="dxa"/>
              <w:tblCellMar>
                <w:top w:w="15" w:type="dxa"/>
                <w:left w:w="15" w:type="dxa"/>
                <w:bottom w:w="15" w:type="dxa"/>
                <w:right w:w="15" w:type="dxa"/>
              </w:tblCellMar>
              <w:tblLook w:val="04A0"/>
            </w:tblPr>
            <w:tblGrid>
              <w:gridCol w:w="8649"/>
            </w:tblGrid>
            <w:tr w:rsidR="009D7089">
              <w:trPr>
                <w:tblCellSpacing w:w="7" w:type="dxa"/>
              </w:trPr>
              <w:tc>
                <w:tcPr>
                  <w:tcW w:w="0" w:type="auto"/>
                  <w:vAlign w:val="center"/>
                  <w:hideMark/>
                </w:tcPr>
                <w:p w:rsidR="009D7089" w:rsidRDefault="00D80D73">
                  <w:pPr>
                    <w:rPr>
                      <w:rFonts w:ascii="Verdana" w:hAnsi="Verdana"/>
                      <w:color w:val="000000"/>
                      <w:sz w:val="17"/>
                      <w:szCs w:val="17"/>
                    </w:rPr>
                  </w:pPr>
                  <w:hyperlink r:id="rId273" w:history="1">
                    <w:r w:rsidR="009D7089">
                      <w:rPr>
                        <w:rStyle w:val="Hyperlink"/>
                        <w:rFonts w:ascii="Verdana" w:hAnsi="Verdana"/>
                        <w:b/>
                        <w:bCs/>
                        <w:color w:val="666666"/>
                        <w:sz w:val="17"/>
                        <w:szCs w:val="17"/>
                      </w:rPr>
                      <w:t>Blue Horse Corporation</w:t>
                    </w:r>
                  </w:hyperlink>
                  <w:r w:rsidR="009D7089">
                    <w:rPr>
                      <w:rFonts w:ascii="Verdana" w:hAnsi="Verdana"/>
                      <w:color w:val="000000"/>
                      <w:sz w:val="17"/>
                      <w:szCs w:val="17"/>
                    </w:rPr>
                    <w:t>, Toshima-ku, </w:t>
                  </w:r>
                  <w:r w:rsidR="009D7089">
                    <w:rPr>
                      <w:rStyle w:val="searchtxt2"/>
                      <w:rFonts w:ascii="Verdana" w:hAnsi="Verdana"/>
                      <w:b/>
                      <w:bCs/>
                      <w:color w:val="000000"/>
                      <w:sz w:val="17"/>
                      <w:szCs w:val="17"/>
                      <w:shd w:val="clear" w:color="auto" w:fill="FFFF84"/>
                    </w:rPr>
                    <w:t>Japan</w:t>
                  </w:r>
                  <w:r w:rsidR="009D7089">
                    <w:rPr>
                      <w:rFonts w:ascii="Verdana" w:hAnsi="Verdana"/>
                      <w:color w:val="000000"/>
                      <w:sz w:val="17"/>
                      <w:szCs w:val="17"/>
                    </w:rPr>
                    <w:t> [Buying Agents, Dealers, Distributors]</w:t>
                  </w:r>
                </w:p>
              </w:tc>
            </w:tr>
            <w:tr w:rsidR="009D7089">
              <w:trPr>
                <w:tblCellSpacing w:w="7" w:type="dxa"/>
              </w:trPr>
              <w:tc>
                <w:tcPr>
                  <w:tcW w:w="0" w:type="auto"/>
                  <w:vAlign w:val="center"/>
                  <w:hideMark/>
                </w:tcPr>
                <w:p w:rsidR="009D7089" w:rsidRDefault="009D7089">
                  <w:pPr>
                    <w:rPr>
                      <w:rFonts w:ascii="Verdana" w:hAnsi="Verdana"/>
                      <w:color w:val="000000"/>
                      <w:sz w:val="17"/>
                      <w:szCs w:val="17"/>
                    </w:rPr>
                  </w:pPr>
                  <w:r>
                    <w:rPr>
                      <w:rStyle w:val="Strong"/>
                      <w:rFonts w:ascii="Verdana" w:hAnsi="Verdana"/>
                      <w:color w:val="666666"/>
                      <w:sz w:val="17"/>
                      <w:szCs w:val="17"/>
                    </w:rPr>
                    <w:t>Products :</w:t>
                  </w:r>
                  <w:r>
                    <w:rPr>
                      <w:rStyle w:val="apple-converted-space"/>
                      <w:rFonts w:ascii="Verdana" w:hAnsi="Verdana"/>
                      <w:b/>
                      <w:bCs/>
                      <w:color w:val="666666"/>
                      <w:sz w:val="17"/>
                      <w:szCs w:val="17"/>
                    </w:rPr>
                    <w:t> </w:t>
                  </w:r>
                  <w:r>
                    <w:rPr>
                      <w:rFonts w:ascii="Verdana" w:hAnsi="Verdana"/>
                      <w:color w:val="000000"/>
                      <w:sz w:val="17"/>
                      <w:szCs w:val="17"/>
                    </w:rPr>
                    <w:t>Food: Coffee, Tea, Rice, Spices, Honey .... Textile:</w:t>
                  </w:r>
                </w:p>
              </w:tc>
            </w:tr>
          </w:tbl>
          <w:p w:rsidR="009D7089" w:rsidRDefault="009D7089">
            <w:pPr>
              <w:rPr>
                <w:rFonts w:ascii="Verdana" w:hAnsi="Verdana"/>
                <w:color w:val="000000"/>
                <w:sz w:val="17"/>
                <w:szCs w:val="17"/>
              </w:rPr>
            </w:pPr>
          </w:p>
        </w:tc>
        <w:tc>
          <w:tcPr>
            <w:tcW w:w="0" w:type="auto"/>
            <w:shd w:val="clear" w:color="auto" w:fill="FFFFFF"/>
            <w:hideMark/>
          </w:tcPr>
          <w:p w:rsidR="009D7089" w:rsidRDefault="009D7089">
            <w:pPr>
              <w:rPr>
                <w:sz w:val="20"/>
                <w:szCs w:val="20"/>
              </w:rPr>
            </w:pPr>
          </w:p>
        </w:tc>
      </w:tr>
      <w:tr w:rsidR="009D7089" w:rsidTr="009D7089">
        <w:trPr>
          <w:tblCellSpacing w:w="0" w:type="dxa"/>
        </w:trPr>
        <w:tc>
          <w:tcPr>
            <w:tcW w:w="0" w:type="auto"/>
            <w:shd w:val="clear" w:color="auto" w:fill="FFFFFF"/>
            <w:vAlign w:val="center"/>
            <w:hideMark/>
          </w:tcPr>
          <w:p w:rsidR="009D7089" w:rsidRDefault="009D7089">
            <w:pPr>
              <w:rPr>
                <w:rFonts w:ascii="Verdana" w:hAnsi="Verdana"/>
                <w:color w:val="000000"/>
                <w:sz w:val="17"/>
                <w:szCs w:val="17"/>
              </w:rPr>
            </w:pPr>
          </w:p>
        </w:tc>
        <w:tc>
          <w:tcPr>
            <w:tcW w:w="0" w:type="auto"/>
            <w:shd w:val="clear" w:color="auto" w:fill="FFFFFF"/>
            <w:vAlign w:val="center"/>
            <w:hideMark/>
          </w:tcPr>
          <w:p w:rsidR="009D7089" w:rsidRDefault="009D7089">
            <w:pPr>
              <w:rPr>
                <w:sz w:val="20"/>
                <w:szCs w:val="20"/>
              </w:rPr>
            </w:pPr>
          </w:p>
        </w:tc>
        <w:tc>
          <w:tcPr>
            <w:tcW w:w="0" w:type="auto"/>
            <w:shd w:val="clear" w:color="auto" w:fill="FFFFFF"/>
            <w:vAlign w:val="center"/>
            <w:hideMark/>
          </w:tcPr>
          <w:p w:rsidR="009D7089" w:rsidRDefault="009D7089">
            <w:pPr>
              <w:rPr>
                <w:sz w:val="20"/>
                <w:szCs w:val="20"/>
              </w:rPr>
            </w:pPr>
          </w:p>
        </w:tc>
      </w:tr>
    </w:tbl>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rFonts w:ascii="Times New Roman" w:hAnsi="Times New Roman"/>
          <w:color w:val="000000"/>
          <w:sz w:val="28"/>
          <w:szCs w:val="16"/>
        </w:rPr>
      </w:pPr>
    </w:p>
    <w:p w:rsidR="009D7089" w:rsidRDefault="009D7089" w:rsidP="002A0366">
      <w:pPr>
        <w:autoSpaceDE w:val="0"/>
        <w:autoSpaceDN w:val="0"/>
        <w:adjustRightInd w:val="0"/>
        <w:spacing w:after="0" w:line="240" w:lineRule="auto"/>
        <w:jc w:val="both"/>
        <w:rPr>
          <w:rStyle w:val="Strong"/>
          <w:rFonts w:ascii="Times New Roman" w:hAnsi="Times New Roman"/>
          <w:color w:val="000000"/>
          <w:sz w:val="28"/>
          <w:szCs w:val="16"/>
        </w:rPr>
      </w:pPr>
    </w:p>
    <w:p w:rsidR="009D7089" w:rsidRDefault="009D7089" w:rsidP="002A0366">
      <w:pPr>
        <w:autoSpaceDE w:val="0"/>
        <w:autoSpaceDN w:val="0"/>
        <w:adjustRightInd w:val="0"/>
        <w:spacing w:after="0" w:line="240" w:lineRule="auto"/>
        <w:jc w:val="both"/>
        <w:rPr>
          <w:rStyle w:val="Strong"/>
          <w:rFonts w:ascii="Times New Roman" w:hAnsi="Times New Roman"/>
          <w:color w:val="000000"/>
          <w:sz w:val="28"/>
          <w:szCs w:val="16"/>
        </w:rPr>
      </w:pPr>
    </w:p>
    <w:p w:rsidR="009D7089" w:rsidRPr="009D7089" w:rsidRDefault="009D7089" w:rsidP="002A0366">
      <w:pPr>
        <w:autoSpaceDE w:val="0"/>
        <w:autoSpaceDN w:val="0"/>
        <w:adjustRightInd w:val="0"/>
        <w:spacing w:after="0" w:line="240" w:lineRule="auto"/>
        <w:jc w:val="both"/>
        <w:rPr>
          <w:rStyle w:val="Strong"/>
          <w:rFonts w:ascii="Times New Roman" w:hAnsi="Times New Roman"/>
          <w:color w:val="000000"/>
          <w:sz w:val="28"/>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9D7089" w:rsidRDefault="009D7089" w:rsidP="002A0366">
      <w:pPr>
        <w:autoSpaceDE w:val="0"/>
        <w:autoSpaceDN w:val="0"/>
        <w:adjustRightInd w:val="0"/>
        <w:spacing w:after="0" w:line="240" w:lineRule="auto"/>
        <w:jc w:val="both"/>
        <w:rPr>
          <w:rStyle w:val="Strong"/>
          <w:color w:val="000000"/>
          <w:szCs w:val="16"/>
        </w:rPr>
      </w:pPr>
    </w:p>
    <w:p w:rsidR="002A0366" w:rsidRDefault="002A0366" w:rsidP="002A0366">
      <w:pPr>
        <w:autoSpaceDE w:val="0"/>
        <w:autoSpaceDN w:val="0"/>
        <w:adjustRightInd w:val="0"/>
        <w:spacing w:after="0" w:line="240" w:lineRule="auto"/>
        <w:jc w:val="both"/>
        <w:rPr>
          <w:rFonts w:ascii="Times New Roman" w:hAnsi="Times New Roman" w:cs="Frutiger-Light"/>
          <w:sz w:val="24"/>
          <w:szCs w:val="17"/>
        </w:rPr>
      </w:pPr>
      <w:r w:rsidRPr="00210E89">
        <w:rPr>
          <w:rFonts w:ascii="Times New Roman" w:hAnsi="Times New Roman" w:cs="Frutiger-Light"/>
          <w:b/>
          <w:sz w:val="24"/>
          <w:szCs w:val="17"/>
        </w:rPr>
        <w:lastRenderedPageBreak/>
        <w:t>BUSINESS OPERATIONS IN JAPAN</w:t>
      </w:r>
      <w:r>
        <w:rPr>
          <w:rFonts w:ascii="Times New Roman" w:hAnsi="Times New Roman" w:cs="Frutiger-Light"/>
          <w:sz w:val="24"/>
          <w:szCs w:val="17"/>
        </w:rPr>
        <w:t>:</w:t>
      </w:r>
    </w:p>
    <w:p w:rsidR="002A0366" w:rsidRDefault="002A0366" w:rsidP="002A0366">
      <w:pPr>
        <w:autoSpaceDE w:val="0"/>
        <w:autoSpaceDN w:val="0"/>
        <w:adjustRightInd w:val="0"/>
        <w:spacing w:after="0" w:line="240" w:lineRule="auto"/>
        <w:jc w:val="both"/>
        <w:rPr>
          <w:rFonts w:ascii="Times New Roman" w:hAnsi="Times New Roman" w:cs="Frutiger-Light"/>
          <w:sz w:val="24"/>
          <w:szCs w:val="17"/>
        </w:rPr>
      </w:pPr>
    </w:p>
    <w:p w:rsidR="002A0366" w:rsidRPr="00B7381A" w:rsidRDefault="002A0366" w:rsidP="002A0366">
      <w:pPr>
        <w:autoSpaceDE w:val="0"/>
        <w:autoSpaceDN w:val="0"/>
        <w:adjustRightInd w:val="0"/>
        <w:spacing w:after="0" w:line="240" w:lineRule="auto"/>
        <w:jc w:val="both"/>
        <w:rPr>
          <w:rFonts w:ascii="Times New Roman" w:hAnsi="Times New Roman" w:cs="Frutiger-Light"/>
          <w:sz w:val="24"/>
          <w:szCs w:val="17"/>
        </w:rPr>
      </w:pPr>
      <w:r w:rsidRPr="00B7381A">
        <w:rPr>
          <w:rFonts w:ascii="Times New Roman" w:hAnsi="Times New Roman" w:cs="Frutiger-Light"/>
          <w:sz w:val="24"/>
          <w:szCs w:val="17"/>
        </w:rPr>
        <w:t>Foreign companies generally establish a business presence in Japan in one of four modes.</w:t>
      </w:r>
    </w:p>
    <w:p w:rsidR="002A0366" w:rsidRDefault="002A0366" w:rsidP="002A0366">
      <w:pPr>
        <w:autoSpaceDE w:val="0"/>
        <w:autoSpaceDN w:val="0"/>
        <w:adjustRightInd w:val="0"/>
        <w:spacing w:after="0" w:line="240" w:lineRule="auto"/>
        <w:jc w:val="both"/>
        <w:rPr>
          <w:rFonts w:ascii="Times New Roman" w:hAnsi="Times New Roman" w:cs="Frutiger-Roman"/>
          <w:b/>
          <w:sz w:val="24"/>
          <w:szCs w:val="17"/>
        </w:rPr>
      </w:pPr>
    </w:p>
    <w:p w:rsidR="002A0366" w:rsidRPr="00B7381A" w:rsidRDefault="002A0366" w:rsidP="002A0366">
      <w:pPr>
        <w:autoSpaceDE w:val="0"/>
        <w:autoSpaceDN w:val="0"/>
        <w:adjustRightInd w:val="0"/>
        <w:spacing w:after="0" w:line="240" w:lineRule="auto"/>
        <w:jc w:val="both"/>
        <w:rPr>
          <w:rFonts w:ascii="Times New Roman" w:hAnsi="Times New Roman" w:cs="Frutiger-Roman"/>
          <w:b/>
          <w:sz w:val="24"/>
          <w:szCs w:val="17"/>
        </w:rPr>
      </w:pPr>
      <w:r w:rsidRPr="00B7381A">
        <w:rPr>
          <w:rFonts w:ascii="Times New Roman" w:hAnsi="Times New Roman" w:cs="Frutiger-Roman"/>
          <w:b/>
          <w:sz w:val="24"/>
          <w:szCs w:val="17"/>
        </w:rPr>
        <w:t>Representative office</w:t>
      </w:r>
    </w:p>
    <w:p w:rsidR="002A0366" w:rsidRPr="00B7381A" w:rsidRDefault="002A0366" w:rsidP="002A0366">
      <w:pPr>
        <w:pStyle w:val="DecimalAligned"/>
        <w:jc w:val="both"/>
      </w:pPr>
      <w:r w:rsidRPr="00B7381A">
        <w:t xml:space="preserve">Representative </w:t>
      </w:r>
      <w:r>
        <w:t xml:space="preserve"> </w:t>
      </w:r>
      <w:r w:rsidRPr="00B7381A">
        <w:t xml:space="preserve">offices are </w:t>
      </w:r>
      <w:r>
        <w:t xml:space="preserve"> </w:t>
      </w:r>
      <w:r w:rsidRPr="00B7381A">
        <w:t xml:space="preserve">established </w:t>
      </w:r>
      <w:r>
        <w:t xml:space="preserve"> </w:t>
      </w:r>
      <w:r w:rsidRPr="00B7381A">
        <w:t xml:space="preserve">as </w:t>
      </w:r>
      <w:r>
        <w:t xml:space="preserve"> </w:t>
      </w:r>
      <w:r w:rsidRPr="00B7381A">
        <w:t>locations</w:t>
      </w:r>
      <w:r>
        <w:t xml:space="preserve"> </w:t>
      </w:r>
      <w:r w:rsidRPr="00B7381A">
        <w:t xml:space="preserve"> for</w:t>
      </w:r>
      <w:r>
        <w:t xml:space="preserve"> </w:t>
      </w:r>
      <w:r w:rsidRPr="00B7381A">
        <w:t xml:space="preserve"> carrying </w:t>
      </w:r>
      <w:r>
        <w:t xml:space="preserve"> </w:t>
      </w:r>
      <w:r w:rsidRPr="00B7381A">
        <w:t>o</w:t>
      </w:r>
      <w:r>
        <w:t xml:space="preserve">ut  preparatory  and supplemental  </w:t>
      </w:r>
      <w:r w:rsidRPr="00B7381A">
        <w:t xml:space="preserve">tasks </w:t>
      </w:r>
      <w:r>
        <w:t xml:space="preserve"> </w:t>
      </w:r>
      <w:r w:rsidRPr="00B7381A">
        <w:t xml:space="preserve">aimed </w:t>
      </w:r>
      <w:r>
        <w:t xml:space="preserve"> </w:t>
      </w:r>
      <w:r w:rsidRPr="00B7381A">
        <w:t>at</w:t>
      </w:r>
      <w:r>
        <w:t xml:space="preserve">  </w:t>
      </w:r>
      <w:r w:rsidRPr="00B7381A">
        <w:t xml:space="preserve">enabling </w:t>
      </w:r>
      <w:r>
        <w:t xml:space="preserve"> </w:t>
      </w:r>
      <w:r w:rsidRPr="00B7381A">
        <w:t>foreign</w:t>
      </w:r>
      <w:r>
        <w:t xml:space="preserve"> </w:t>
      </w:r>
      <w:r w:rsidRPr="00B7381A">
        <w:t xml:space="preserve"> companies</w:t>
      </w:r>
      <w:r>
        <w:t xml:space="preserve"> </w:t>
      </w:r>
      <w:r w:rsidRPr="00B7381A">
        <w:t xml:space="preserve"> to</w:t>
      </w:r>
      <w:r>
        <w:t xml:space="preserve"> </w:t>
      </w:r>
      <w:r w:rsidRPr="00B7381A">
        <w:t xml:space="preserve"> engage</w:t>
      </w:r>
      <w:r>
        <w:t xml:space="preserve"> </w:t>
      </w:r>
      <w:r w:rsidRPr="00B7381A">
        <w:t xml:space="preserve">in </w:t>
      </w:r>
      <w:r>
        <w:t xml:space="preserve"> </w:t>
      </w:r>
      <w:r w:rsidRPr="00B7381A">
        <w:t xml:space="preserve">full-scale </w:t>
      </w:r>
      <w:r>
        <w:t xml:space="preserve"> </w:t>
      </w:r>
      <w:r w:rsidRPr="00B7381A">
        <w:t>business operations</w:t>
      </w:r>
      <w:r>
        <w:t xml:space="preserve"> </w:t>
      </w:r>
      <w:r w:rsidRPr="00B7381A">
        <w:t xml:space="preserve"> in</w:t>
      </w:r>
      <w:r>
        <w:t xml:space="preserve">  Japan. These   o</w:t>
      </w:r>
      <w:r w:rsidRPr="00B7381A">
        <w:t>ffices</w:t>
      </w:r>
      <w:r>
        <w:t xml:space="preserve">  </w:t>
      </w:r>
      <w:r w:rsidRPr="00B7381A">
        <w:t xml:space="preserve"> conduct </w:t>
      </w:r>
      <w:r>
        <w:t xml:space="preserve"> </w:t>
      </w:r>
      <w:r w:rsidRPr="00B7381A">
        <w:t>market</w:t>
      </w:r>
      <w:r>
        <w:t xml:space="preserve">  </w:t>
      </w:r>
      <w:r w:rsidRPr="00B7381A">
        <w:t xml:space="preserve">surveys, </w:t>
      </w:r>
      <w:r>
        <w:t xml:space="preserve"> </w:t>
      </w:r>
      <w:r w:rsidRPr="00B7381A">
        <w:t>collect</w:t>
      </w:r>
      <w:r>
        <w:t xml:space="preserve"> </w:t>
      </w:r>
      <w:r w:rsidRPr="00B7381A">
        <w:t xml:space="preserve"> information,</w:t>
      </w:r>
      <w:r>
        <w:t xml:space="preserve"> </w:t>
      </w:r>
      <w:r w:rsidRPr="00B7381A">
        <w:t xml:space="preserve"> purchase</w:t>
      </w:r>
      <w:r>
        <w:t xml:space="preserve"> </w:t>
      </w:r>
      <w:r w:rsidRPr="00B7381A">
        <w:t xml:space="preserve"> goods</w:t>
      </w:r>
      <w:r>
        <w:t xml:space="preserve"> </w:t>
      </w:r>
      <w:r w:rsidRPr="00B7381A">
        <w:t xml:space="preserve"> and</w:t>
      </w:r>
      <w:r>
        <w:t xml:space="preserve"> </w:t>
      </w:r>
      <w:r w:rsidRPr="00B7381A">
        <w:t xml:space="preserve"> implement</w:t>
      </w:r>
      <w:r>
        <w:t xml:space="preserve"> </w:t>
      </w:r>
      <w:r w:rsidRPr="00B7381A">
        <w:t xml:space="preserve"> publicity/advertising efforts, </w:t>
      </w:r>
      <w:r>
        <w:t xml:space="preserve"> </w:t>
      </w:r>
      <w:r w:rsidRPr="00B7381A">
        <w:t>but they</w:t>
      </w:r>
      <w:r>
        <w:t xml:space="preserve"> </w:t>
      </w:r>
      <w:r w:rsidRPr="00B7381A">
        <w:t xml:space="preserve"> are</w:t>
      </w:r>
      <w:r>
        <w:t xml:space="preserve"> </w:t>
      </w:r>
      <w:r w:rsidRPr="00B7381A">
        <w:t xml:space="preserve"> not</w:t>
      </w:r>
      <w:r>
        <w:t xml:space="preserve">  </w:t>
      </w:r>
      <w:r w:rsidRPr="00B7381A">
        <w:t>permitted</w:t>
      </w:r>
      <w:r>
        <w:t xml:space="preserve"> </w:t>
      </w:r>
      <w:r w:rsidRPr="00B7381A">
        <w:t xml:space="preserve"> to</w:t>
      </w:r>
      <w:r>
        <w:t xml:space="preserve"> </w:t>
      </w:r>
      <w:r w:rsidRPr="00B7381A">
        <w:t xml:space="preserve"> engage</w:t>
      </w:r>
      <w:r>
        <w:t xml:space="preserve"> </w:t>
      </w:r>
      <w:r w:rsidRPr="00B7381A">
        <w:t xml:space="preserve"> in sales</w:t>
      </w:r>
      <w:r>
        <w:t xml:space="preserve"> </w:t>
      </w:r>
      <w:r w:rsidRPr="00B7381A">
        <w:t xml:space="preserve"> activities. </w:t>
      </w:r>
      <w:r>
        <w:t xml:space="preserve"> </w:t>
      </w:r>
      <w:r w:rsidRPr="00B7381A">
        <w:t xml:space="preserve">The establishment </w:t>
      </w:r>
      <w:r>
        <w:t xml:space="preserve"> </w:t>
      </w:r>
      <w:r w:rsidRPr="00B7381A">
        <w:t xml:space="preserve">of </w:t>
      </w:r>
      <w:r>
        <w:t xml:space="preserve"> </w:t>
      </w:r>
      <w:r w:rsidRPr="00B7381A">
        <w:t>representative offices</w:t>
      </w:r>
      <w:r>
        <w:t xml:space="preserve"> </w:t>
      </w:r>
      <w:r w:rsidRPr="00B7381A">
        <w:t xml:space="preserve"> does </w:t>
      </w:r>
      <w:r>
        <w:t xml:space="preserve"> </w:t>
      </w:r>
      <w:r w:rsidRPr="00B7381A">
        <w:t xml:space="preserve">not </w:t>
      </w:r>
      <w:r>
        <w:t xml:space="preserve"> </w:t>
      </w:r>
      <w:r w:rsidRPr="00B7381A">
        <w:t>require registration. A</w:t>
      </w:r>
      <w:r>
        <w:t xml:space="preserve"> </w:t>
      </w:r>
      <w:r w:rsidRPr="00B7381A">
        <w:t>representative</w:t>
      </w:r>
      <w:r>
        <w:t xml:space="preserve"> </w:t>
      </w:r>
      <w:r w:rsidRPr="00B7381A">
        <w:t xml:space="preserve"> office </w:t>
      </w:r>
      <w:r>
        <w:t xml:space="preserve"> </w:t>
      </w:r>
      <w:r w:rsidRPr="00B7381A">
        <w:t>cannot</w:t>
      </w:r>
      <w:r>
        <w:t xml:space="preserve"> </w:t>
      </w:r>
      <w:r w:rsidRPr="00B7381A">
        <w:t xml:space="preserve"> ordinarily open bank accounts or lease real estate in its own name, so agreements for</w:t>
      </w:r>
      <w:r>
        <w:t xml:space="preserve"> </w:t>
      </w:r>
      <w:r w:rsidRPr="00B7381A">
        <w:t>such purposes must instead be signed by the head office of the foreign company or the representative at the</w:t>
      </w:r>
      <w:r>
        <w:t xml:space="preserve"> </w:t>
      </w:r>
      <w:r w:rsidRPr="00B7381A">
        <w:t>representative office in an individual capacity.</w:t>
      </w:r>
    </w:p>
    <w:p w:rsidR="002A0366" w:rsidRDefault="002A0366" w:rsidP="002A0366">
      <w:pPr>
        <w:autoSpaceDE w:val="0"/>
        <w:autoSpaceDN w:val="0"/>
        <w:adjustRightInd w:val="0"/>
        <w:spacing w:after="0" w:line="240" w:lineRule="auto"/>
        <w:jc w:val="both"/>
        <w:rPr>
          <w:rFonts w:ascii="Times New Roman" w:hAnsi="Times New Roman" w:cs="Frutiger-Roman"/>
          <w:b/>
          <w:sz w:val="24"/>
          <w:szCs w:val="17"/>
        </w:rPr>
      </w:pPr>
    </w:p>
    <w:p w:rsidR="002A0366" w:rsidRPr="002A0366" w:rsidRDefault="002A0366" w:rsidP="002A0366">
      <w:pPr>
        <w:pStyle w:val="DecimalAligned"/>
        <w:jc w:val="both"/>
        <w:rPr>
          <w:b/>
        </w:rPr>
      </w:pPr>
      <w:r w:rsidRPr="002A0366">
        <w:rPr>
          <w:b/>
        </w:rPr>
        <w:t>Branch office</w:t>
      </w:r>
    </w:p>
    <w:p w:rsidR="002A0366" w:rsidRPr="00B7381A" w:rsidRDefault="002A0366" w:rsidP="002A0366">
      <w:pPr>
        <w:pStyle w:val="DecimalAligned"/>
        <w:jc w:val="both"/>
        <w:rPr>
          <w:rFonts w:cs="Frutiger-Light"/>
        </w:rPr>
      </w:pPr>
      <w:r w:rsidRPr="00B7381A">
        <w:rPr>
          <w:rFonts w:cs="Frutiger-Light"/>
        </w:rPr>
        <w:t>Foreign</w:t>
      </w:r>
      <w:r>
        <w:rPr>
          <w:rFonts w:cs="Frutiger-Light"/>
        </w:rPr>
        <w:t xml:space="preserve"> </w:t>
      </w:r>
      <w:r w:rsidRPr="00B7381A">
        <w:rPr>
          <w:rFonts w:cs="Frutiger-Light"/>
        </w:rPr>
        <w:t xml:space="preserve"> companies wishing to engage in business operations in Japan must establish a branch office or a subsidiary</w:t>
      </w:r>
      <w:r>
        <w:rPr>
          <w:rFonts w:cs="Frutiger-Light"/>
        </w:rPr>
        <w:t xml:space="preserve"> </w:t>
      </w:r>
      <w:r w:rsidRPr="00B7381A">
        <w:rPr>
          <w:rFonts w:cs="Frutiger-Light"/>
        </w:rPr>
        <w:t>company. The simplest means for a foreign company to establish a base for business operations in Japan is to set</w:t>
      </w:r>
      <w:r>
        <w:rPr>
          <w:rFonts w:cs="Frutiger-Light"/>
        </w:rPr>
        <w:t xml:space="preserve"> </w:t>
      </w:r>
      <w:r w:rsidRPr="00B7381A">
        <w:rPr>
          <w:rFonts w:cs="Frutiger-Light"/>
        </w:rPr>
        <w:t>up a branch office. The branch office can begin business operations as soon as an office location is secured, the</w:t>
      </w:r>
      <w:r>
        <w:rPr>
          <w:rFonts w:cs="Frutiger-Light"/>
        </w:rPr>
        <w:t xml:space="preserve"> </w:t>
      </w:r>
      <w:r w:rsidRPr="00B7381A">
        <w:rPr>
          <w:rFonts w:cs="Frutiger-Light"/>
        </w:rPr>
        <w:t>branch office representative determined, and the necessary information registered. A Japanese branch office is a</w:t>
      </w:r>
      <w:r>
        <w:rPr>
          <w:rFonts w:cs="Frutiger-Light"/>
        </w:rPr>
        <w:t xml:space="preserve"> </w:t>
      </w:r>
      <w:r w:rsidRPr="00B7381A">
        <w:rPr>
          <w:rFonts w:cs="Frutiger-Light"/>
        </w:rPr>
        <w:t>business location that provides services in Japan decided upon by an organization authorized by the foreign</w:t>
      </w:r>
      <w:r>
        <w:rPr>
          <w:rFonts w:cs="Frutiger-Light"/>
        </w:rPr>
        <w:t xml:space="preserve"> </w:t>
      </w:r>
      <w:r w:rsidRPr="00B7381A">
        <w:rPr>
          <w:rFonts w:cs="Frutiger-Light"/>
        </w:rPr>
        <w:t>company, and ordinarily is not expected to engage in independent decision making. A branch office does not have</w:t>
      </w:r>
      <w:r>
        <w:rPr>
          <w:rFonts w:cs="Frutiger-Light"/>
        </w:rPr>
        <w:t xml:space="preserve"> </w:t>
      </w:r>
      <w:r w:rsidRPr="00B7381A">
        <w:rPr>
          <w:rFonts w:cs="Frutiger-Light"/>
        </w:rPr>
        <w:t>its own legal corporate status, but instead is deemed to be encompassed within the corporate status of the foreign</w:t>
      </w:r>
      <w:r>
        <w:rPr>
          <w:rFonts w:cs="Frutiger-Light"/>
        </w:rPr>
        <w:t xml:space="preserve"> </w:t>
      </w:r>
      <w:r w:rsidRPr="00B7381A">
        <w:rPr>
          <w:rFonts w:cs="Frutiger-Light"/>
        </w:rPr>
        <w:t>company. In general, therefore, the foreign company is ultimately responsible for all debts and credits generated by</w:t>
      </w:r>
      <w:r>
        <w:rPr>
          <w:rFonts w:cs="Frutiger-Light"/>
        </w:rPr>
        <w:t xml:space="preserve"> </w:t>
      </w:r>
      <w:r w:rsidRPr="00B7381A">
        <w:rPr>
          <w:rFonts w:cs="Frutiger-Light"/>
        </w:rPr>
        <w:t>the activities of its Japanese branch office. A Japanese branch office, however, may open bank accounts and lease</w:t>
      </w:r>
      <w:r>
        <w:rPr>
          <w:rFonts w:cs="Frutiger-Light"/>
        </w:rPr>
        <w:t xml:space="preserve"> </w:t>
      </w:r>
      <w:r w:rsidRPr="00B7381A">
        <w:rPr>
          <w:rFonts w:cs="Frutiger-Light"/>
        </w:rPr>
        <w:t>real estate in its own name.</w:t>
      </w:r>
    </w:p>
    <w:p w:rsidR="002A0366" w:rsidRDefault="002A0366" w:rsidP="002A0366">
      <w:pPr>
        <w:pStyle w:val="DecimalAligned"/>
        <w:jc w:val="both"/>
      </w:pPr>
    </w:p>
    <w:p w:rsidR="002A0366" w:rsidRPr="00B7381A" w:rsidRDefault="002A0366" w:rsidP="002A0366">
      <w:pPr>
        <w:autoSpaceDE w:val="0"/>
        <w:autoSpaceDN w:val="0"/>
        <w:adjustRightInd w:val="0"/>
        <w:spacing w:after="0" w:line="240" w:lineRule="auto"/>
        <w:jc w:val="both"/>
        <w:rPr>
          <w:rFonts w:ascii="Times New Roman" w:hAnsi="Times New Roman" w:cs="Frutiger-Roman"/>
          <w:b/>
          <w:sz w:val="24"/>
          <w:szCs w:val="17"/>
        </w:rPr>
      </w:pPr>
      <w:r w:rsidRPr="00B7381A">
        <w:rPr>
          <w:rFonts w:ascii="Times New Roman" w:hAnsi="Times New Roman" w:cs="Frutiger-Roman"/>
          <w:b/>
          <w:sz w:val="24"/>
          <w:szCs w:val="17"/>
        </w:rPr>
        <w:t>Subsidiary company</w:t>
      </w:r>
    </w:p>
    <w:p w:rsidR="002A0366" w:rsidRPr="00B7381A" w:rsidRDefault="002A0366" w:rsidP="002A0366">
      <w:pPr>
        <w:pStyle w:val="DecimalAligned"/>
        <w:jc w:val="both"/>
      </w:pPr>
      <w:r w:rsidRPr="00B7381A">
        <w:t>A foreign company establishing a subsidiary company in Japan must choose to establish the subsidiary company</w:t>
      </w:r>
      <w:r>
        <w:t xml:space="preserve"> </w:t>
      </w:r>
      <w:r w:rsidRPr="00B7381A">
        <w:t>as a joint-stock corporation (Kabushiki-Kaisha (K.K.)), limited liability company (Godo-Kaisha (LLC)), or similar</w:t>
      </w:r>
      <w:r>
        <w:t xml:space="preserve"> </w:t>
      </w:r>
      <w:r w:rsidRPr="00B7381A">
        <w:t>entity stipulated by Japan's Corporate Law. Both unlimited partnerships (Gomei-Kaisha) and limited partnerships</w:t>
      </w:r>
      <w:r>
        <w:t xml:space="preserve"> </w:t>
      </w:r>
      <w:r w:rsidRPr="00B7381A">
        <w:t>(Goshi-Kaisha) are granted corporate status under the Corporate Law, but they are rarely chosen in practice</w:t>
      </w:r>
      <w:r>
        <w:t xml:space="preserve"> </w:t>
      </w:r>
      <w:r w:rsidRPr="00B7381A">
        <w:t>because equity participants bear unlimited rather than limited liability. All types of subsidiary companies can be</w:t>
      </w:r>
      <w:r>
        <w:t xml:space="preserve"> </w:t>
      </w:r>
      <w:r w:rsidRPr="00B7381A">
        <w:t>established by completing the required procedures stipulated by law and then registering the corporation. A</w:t>
      </w:r>
      <w:r>
        <w:t xml:space="preserve"> </w:t>
      </w:r>
      <w:r w:rsidRPr="00B7381A">
        <w:t>subsidiary is a separate corporation from the foreign company, so the foreign company will bear the liability of an</w:t>
      </w:r>
      <w:r>
        <w:t xml:space="preserve"> </w:t>
      </w:r>
      <w:r w:rsidRPr="00B7381A">
        <w:t>equity participant stipulated by law for all debts and credits generated by the activities of the subsidiary. Other</w:t>
      </w:r>
      <w:r>
        <w:t xml:space="preserve"> </w:t>
      </w:r>
      <w:r w:rsidRPr="00B7381A">
        <w:t>methods by which a foreign company may invest in Japan using a Japanese corporation but without establishing a</w:t>
      </w:r>
      <w:r>
        <w:t xml:space="preserve"> </w:t>
      </w:r>
      <w:r w:rsidRPr="00B7381A">
        <w:t>subsidiary are by establishing a joint venture with a Japanese enterprise or investment company, and by equity</w:t>
      </w:r>
      <w:r>
        <w:t xml:space="preserve"> </w:t>
      </w:r>
      <w:r w:rsidRPr="00B7381A">
        <w:t>participation in a Japanese enterprise.</w:t>
      </w:r>
    </w:p>
    <w:p w:rsidR="002A0366" w:rsidRPr="00B7381A" w:rsidRDefault="002A0366" w:rsidP="002A0366">
      <w:pPr>
        <w:autoSpaceDE w:val="0"/>
        <w:autoSpaceDN w:val="0"/>
        <w:adjustRightInd w:val="0"/>
        <w:spacing w:after="0" w:line="240" w:lineRule="auto"/>
        <w:jc w:val="both"/>
        <w:rPr>
          <w:rFonts w:ascii="Times New Roman" w:hAnsi="Times New Roman" w:cs="Frutiger-Roman"/>
          <w:b/>
          <w:sz w:val="24"/>
          <w:szCs w:val="17"/>
        </w:rPr>
      </w:pPr>
      <w:r w:rsidRPr="00B7381A">
        <w:rPr>
          <w:rFonts w:ascii="Times New Roman" w:hAnsi="Times New Roman" w:cs="Frutiger-Roman"/>
          <w:b/>
          <w:sz w:val="24"/>
          <w:szCs w:val="17"/>
        </w:rPr>
        <w:lastRenderedPageBreak/>
        <w:t>Limited liability partnership (LLP)</w:t>
      </w:r>
    </w:p>
    <w:p w:rsidR="002A0366" w:rsidRPr="00B7381A" w:rsidRDefault="002A0366" w:rsidP="002A0366">
      <w:pPr>
        <w:pStyle w:val="DecimalAligned"/>
        <w:jc w:val="both"/>
      </w:pPr>
      <w:r w:rsidRPr="00B7381A">
        <w:t>It is also possible to do business by using a Yugen Sekinin Jigyo Kumiai. This type of entity, considered the Japanese</w:t>
      </w:r>
      <w:r>
        <w:t xml:space="preserve"> </w:t>
      </w:r>
      <w:r w:rsidRPr="00B7381A">
        <w:t>version of a limited liability partnership (LLP), is not a corporation, but a partnership formed only by the equity</w:t>
      </w:r>
      <w:r>
        <w:t xml:space="preserve"> </w:t>
      </w:r>
      <w:r w:rsidRPr="00B7381A">
        <w:t>participants, who have limited liability.</w:t>
      </w:r>
    </w:p>
    <w:p w:rsidR="002A0366" w:rsidRDefault="002A0366" w:rsidP="002A0366">
      <w:pPr>
        <w:pStyle w:val="DecimalAligned"/>
        <w:jc w:val="both"/>
      </w:pPr>
      <w:r w:rsidRPr="00B7381A">
        <w:t>LLPs are also distinguished by the fact that internal rules can be freely determined by agreement between the</w:t>
      </w:r>
      <w:r>
        <w:t xml:space="preserve"> </w:t>
      </w:r>
      <w:r w:rsidRPr="00B7381A">
        <w:t>equity participants, and that taxes are levied on profits allocated to equity participants without LLPs themselves</w:t>
      </w:r>
      <w:r>
        <w:t xml:space="preserve"> being liable for taxation</w:t>
      </w:r>
    </w:p>
    <w:p w:rsidR="002A0366" w:rsidRPr="002A0366" w:rsidRDefault="009D7089" w:rsidP="002A0366">
      <w:pPr>
        <w:pStyle w:val="DecimalAligned"/>
        <w:jc w:val="both"/>
      </w:pPr>
      <w:r>
        <w:t xml:space="preserve">          </w:t>
      </w: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9D7089" w:rsidRDefault="009D7089" w:rsidP="002A0366">
      <w:pPr>
        <w:autoSpaceDE w:val="0"/>
        <w:autoSpaceDN w:val="0"/>
        <w:adjustRightInd w:val="0"/>
        <w:spacing w:after="0" w:line="240" w:lineRule="auto"/>
        <w:jc w:val="both"/>
        <w:rPr>
          <w:rFonts w:ascii="Times New Roman" w:hAnsi="Times New Roman" w:cs="Frutiger-Light"/>
          <w:b/>
          <w:sz w:val="24"/>
          <w:szCs w:val="17"/>
        </w:rPr>
      </w:pPr>
    </w:p>
    <w:p w:rsidR="002A0366" w:rsidRPr="00CB757B" w:rsidRDefault="002A0366" w:rsidP="002A0366">
      <w:pPr>
        <w:autoSpaceDE w:val="0"/>
        <w:autoSpaceDN w:val="0"/>
        <w:adjustRightInd w:val="0"/>
        <w:spacing w:after="0" w:line="240" w:lineRule="auto"/>
        <w:jc w:val="both"/>
        <w:rPr>
          <w:rFonts w:ascii="Times New Roman" w:hAnsi="Times New Roman" w:cs="Frutiger-Light"/>
          <w:b/>
          <w:sz w:val="24"/>
          <w:szCs w:val="17"/>
        </w:rPr>
      </w:pPr>
      <w:r w:rsidRPr="00CB757B">
        <w:rPr>
          <w:rFonts w:ascii="Times New Roman" w:hAnsi="Times New Roman" w:cs="Frutiger-Light"/>
          <w:b/>
          <w:sz w:val="24"/>
          <w:szCs w:val="17"/>
        </w:rPr>
        <w:t>General flow of procedures for establishment of branch office</w:t>
      </w: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C17466">
        <w:rPr>
          <w:rFonts w:ascii="Times New Roman" w:hAnsi="Times New Roman" w:cs="Frutiger-Light"/>
          <w:color w:val="000000"/>
          <w:sz w:val="24"/>
          <w:szCs w:val="14"/>
        </w:rPr>
        <w:t>Determination of branch office information to be registered</w:t>
      </w:r>
    </w:p>
    <w:p w:rsidR="002A0366" w:rsidRDefault="002A0366" w:rsidP="002A0366">
      <w:pPr>
        <w:autoSpaceDE w:val="0"/>
        <w:autoSpaceDN w:val="0"/>
        <w:adjustRightInd w:val="0"/>
        <w:spacing w:after="0" w:line="240" w:lineRule="auto"/>
        <w:jc w:val="both"/>
        <w:rPr>
          <w:rFonts w:ascii="Times New Roman" w:hAnsi="Times New Roman" w:cs="Frutiger-Light"/>
          <w:color w:val="000000"/>
          <w:sz w:val="24"/>
          <w:szCs w:val="14"/>
        </w:rPr>
      </w:pP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C17466">
        <w:rPr>
          <w:rFonts w:ascii="Times New Roman" w:hAnsi="Times New Roman" w:cs="Frutiger-Light"/>
          <w:color w:val="000000"/>
          <w:sz w:val="24"/>
          <w:szCs w:val="14"/>
        </w:rPr>
        <w:t>Examination at the Legal Affairs Bureau of similar corporate names</w:t>
      </w:r>
    </w:p>
    <w:p w:rsidR="002A0366" w:rsidRDefault="002A0366" w:rsidP="002A0366">
      <w:pPr>
        <w:pStyle w:val="ListParagraph"/>
        <w:autoSpaceDE w:val="0"/>
        <w:autoSpaceDN w:val="0"/>
        <w:adjustRightInd w:val="0"/>
        <w:spacing w:after="0" w:line="240" w:lineRule="auto"/>
        <w:jc w:val="both"/>
        <w:rPr>
          <w:rFonts w:ascii="Times New Roman" w:hAnsi="Times New Roman" w:cs="Frutiger-Light"/>
          <w:color w:val="000000"/>
          <w:sz w:val="24"/>
          <w:szCs w:val="14"/>
        </w:rPr>
      </w:pP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C17466">
        <w:rPr>
          <w:rFonts w:ascii="Times New Roman" w:hAnsi="Times New Roman" w:cs="Frutiger-Light"/>
          <w:color w:val="000000"/>
          <w:sz w:val="24"/>
          <w:szCs w:val="14"/>
        </w:rPr>
        <w:t>Establishment of branch office (date of branch office establishment is at the branch office's discretion)</w:t>
      </w: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C17466">
        <w:rPr>
          <w:rFonts w:ascii="Times New Roman" w:hAnsi="Times New Roman" w:cs="Frutiger-Light"/>
          <w:color w:val="000000"/>
          <w:sz w:val="24"/>
          <w:szCs w:val="14"/>
        </w:rPr>
        <w:t>Preparation of affidavit on establishment of branch office</w:t>
      </w: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Roman"/>
          <w:color w:val="FFFFFF"/>
          <w:sz w:val="24"/>
          <w:szCs w:val="14"/>
        </w:rPr>
      </w:pPr>
      <w:r w:rsidRPr="00C17466">
        <w:rPr>
          <w:rFonts w:ascii="Times New Roman" w:hAnsi="Times New Roman" w:cs="Frutiger-Roman"/>
          <w:color w:val="FFFFFF"/>
          <w:sz w:val="24"/>
          <w:szCs w:val="14"/>
        </w:rPr>
        <w:t>General flow of procedures for establishing a branch office</w:t>
      </w:r>
    </w:p>
    <w:p w:rsidR="002A0366" w:rsidRPr="002A03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 xml:space="preserve">  Certification of affidavit by embassy/consulate in Japan</w:t>
      </w:r>
      <w:r w:rsidRPr="002A0366">
        <w:rPr>
          <w:rFonts w:ascii="Times New Roman" w:hAnsi="Times New Roman" w:cs="Frutiger-Light"/>
          <w:color w:val="000000"/>
          <w:sz w:val="24"/>
          <w:szCs w:val="8"/>
        </w:rPr>
        <w:t>1)</w:t>
      </w:r>
    </w:p>
    <w:p w:rsidR="002A0366" w:rsidRDefault="002A0366" w:rsidP="002A0366">
      <w:pPr>
        <w:autoSpaceDE w:val="0"/>
        <w:autoSpaceDN w:val="0"/>
        <w:adjustRightInd w:val="0"/>
        <w:spacing w:after="0" w:line="240" w:lineRule="auto"/>
        <w:jc w:val="both"/>
        <w:rPr>
          <w:rFonts w:ascii="Times New Roman" w:hAnsi="Times New Roman" w:cs="Frutiger-Light"/>
          <w:color w:val="000000"/>
          <w:sz w:val="24"/>
          <w:szCs w:val="14"/>
        </w:rPr>
      </w:pPr>
    </w:p>
    <w:p w:rsidR="002A0366" w:rsidRPr="00C174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C17466">
        <w:rPr>
          <w:rFonts w:ascii="Times New Roman" w:hAnsi="Times New Roman" w:cs="Frutiger-Light"/>
          <w:color w:val="000000"/>
          <w:sz w:val="24"/>
          <w:szCs w:val="14"/>
        </w:rPr>
        <w:t xml:space="preserve"> Application to the Legal Affairs Bureau for registration of branch office establishment</w:t>
      </w:r>
      <w:r>
        <w:rPr>
          <w:rFonts w:ascii="Times New Roman" w:hAnsi="Times New Roman" w:cs="Frutiger-Light"/>
          <w:color w:val="000000"/>
          <w:sz w:val="24"/>
          <w:szCs w:val="14"/>
        </w:rPr>
        <w:t xml:space="preserve"> </w:t>
      </w:r>
      <w:r w:rsidRPr="00C17466">
        <w:rPr>
          <w:rFonts w:ascii="Times New Roman" w:hAnsi="Times New Roman" w:cs="Frutiger-Light"/>
          <w:color w:val="000000"/>
          <w:sz w:val="24"/>
          <w:szCs w:val="14"/>
        </w:rPr>
        <w:t>registration of company seal with the Legal Affairs Bureau</w:t>
      </w:r>
    </w:p>
    <w:p w:rsidR="002A0366" w:rsidRDefault="002A0366" w:rsidP="002A0366">
      <w:pPr>
        <w:autoSpaceDE w:val="0"/>
        <w:autoSpaceDN w:val="0"/>
        <w:adjustRightInd w:val="0"/>
        <w:spacing w:after="0" w:line="240" w:lineRule="auto"/>
        <w:jc w:val="both"/>
        <w:rPr>
          <w:rFonts w:ascii="Times New Roman" w:hAnsi="Times New Roman" w:cs="Frutiger-Light"/>
          <w:color w:val="000000"/>
          <w:sz w:val="24"/>
          <w:szCs w:val="14"/>
        </w:rPr>
      </w:pPr>
    </w:p>
    <w:p w:rsidR="002A0366" w:rsidRPr="002A0366" w:rsidRDefault="002A0366" w:rsidP="009D7089">
      <w:pPr>
        <w:pStyle w:val="ListParagraph"/>
        <w:numPr>
          <w:ilvl w:val="0"/>
          <w:numId w:val="26"/>
        </w:numPr>
        <w:autoSpaceDE w:val="0"/>
        <w:autoSpaceDN w:val="0"/>
        <w:adjustRightInd w:val="0"/>
        <w:spacing w:after="0" w:line="240" w:lineRule="auto"/>
        <w:jc w:val="both"/>
        <w:rPr>
          <w:rFonts w:ascii="Times New Roman" w:hAnsi="Times New Roman" w:cs="Frutiger-Light"/>
          <w:color w:val="000000"/>
          <w:sz w:val="24"/>
          <w:szCs w:val="14"/>
        </w:rPr>
      </w:pPr>
      <w:r w:rsidRPr="002A0366">
        <w:rPr>
          <w:rFonts w:ascii="Times New Roman" w:hAnsi="Times New Roman" w:cs="Frutiger-Light"/>
          <w:color w:val="000000"/>
          <w:sz w:val="24"/>
          <w:szCs w:val="14"/>
        </w:rPr>
        <w:t>.Acquisition of certificate on registered information and company seal registration</w:t>
      </w:r>
      <w:r>
        <w:rPr>
          <w:rFonts w:ascii="Times New Roman" w:hAnsi="Times New Roman" w:cs="Frutiger-Light"/>
          <w:color w:val="000000"/>
          <w:sz w:val="24"/>
          <w:szCs w:val="14"/>
        </w:rPr>
        <w:t xml:space="preserve"> </w:t>
      </w:r>
      <w:r w:rsidRPr="002A0366">
        <w:rPr>
          <w:rFonts w:ascii="Times New Roman" w:hAnsi="Times New Roman" w:cs="Frutiger-Light"/>
          <w:color w:val="000000"/>
          <w:sz w:val="24"/>
          <w:szCs w:val="14"/>
        </w:rPr>
        <w:t>certificate (approx. two weeks after application for registration)</w:t>
      </w:r>
    </w:p>
    <w:p w:rsidR="002A0366" w:rsidRPr="00CB757B" w:rsidRDefault="002A0366" w:rsidP="002A0366">
      <w:pPr>
        <w:autoSpaceDE w:val="0"/>
        <w:autoSpaceDN w:val="0"/>
        <w:adjustRightInd w:val="0"/>
        <w:spacing w:after="0" w:line="240" w:lineRule="auto"/>
        <w:jc w:val="both"/>
        <w:rPr>
          <w:rFonts w:ascii="Times New Roman" w:hAnsi="Times New Roman" w:cs="Frutiger-Light"/>
          <w:color w:val="000000"/>
          <w:sz w:val="24"/>
          <w:szCs w:val="14"/>
        </w:rPr>
      </w:pPr>
    </w:p>
    <w:p w:rsidR="002A0366" w:rsidRPr="00CB757B" w:rsidRDefault="002A0366" w:rsidP="009D7089">
      <w:pPr>
        <w:pStyle w:val="ListParagraph"/>
        <w:numPr>
          <w:ilvl w:val="0"/>
          <w:numId w:val="26"/>
        </w:numPr>
        <w:jc w:val="both"/>
        <w:rPr>
          <w:rFonts w:ascii="Times New Roman" w:hAnsi="Times New Roman" w:cs="Frutiger-Light"/>
          <w:color w:val="000000"/>
          <w:sz w:val="24"/>
          <w:szCs w:val="14"/>
        </w:rPr>
      </w:pPr>
      <w:r w:rsidRPr="00CB757B">
        <w:rPr>
          <w:rFonts w:ascii="Times New Roman" w:hAnsi="Times New Roman" w:cs="Frutiger-Light"/>
          <w:color w:val="000000"/>
          <w:sz w:val="24"/>
          <w:szCs w:val="14"/>
        </w:rPr>
        <w:t>Opening of bank account under branch office name</w:t>
      </w:r>
    </w:p>
    <w:p w:rsidR="002A0366" w:rsidRDefault="002A0366" w:rsidP="002A0366">
      <w:pPr>
        <w:autoSpaceDE w:val="0"/>
        <w:autoSpaceDN w:val="0"/>
        <w:adjustRightInd w:val="0"/>
        <w:spacing w:after="0" w:line="240" w:lineRule="auto"/>
        <w:jc w:val="both"/>
        <w:rPr>
          <w:rFonts w:ascii="Times New Roman" w:hAnsi="Times New Roman" w:cs="Frutiger-Roman"/>
          <w:b/>
          <w:color w:val="000000"/>
          <w:sz w:val="24"/>
          <w:szCs w:val="17"/>
        </w:rPr>
      </w:pPr>
    </w:p>
    <w:p w:rsidR="002A0366" w:rsidRPr="002A0366" w:rsidRDefault="002A0366" w:rsidP="002A0366">
      <w:pPr>
        <w:autoSpaceDE w:val="0"/>
        <w:autoSpaceDN w:val="0"/>
        <w:adjustRightInd w:val="0"/>
        <w:spacing w:after="0" w:line="240" w:lineRule="auto"/>
        <w:jc w:val="both"/>
        <w:rPr>
          <w:rFonts w:ascii="Times New Roman" w:hAnsi="Times New Roman" w:cs="Frutiger-Light"/>
          <w:b/>
          <w:color w:val="000000"/>
          <w:sz w:val="24"/>
          <w:szCs w:val="18"/>
        </w:rPr>
      </w:pPr>
      <w:r w:rsidRPr="002A0366">
        <w:rPr>
          <w:rFonts w:ascii="Times New Roman" w:hAnsi="Times New Roman" w:cs="Frutiger-Light"/>
          <w:b/>
          <w:color w:val="000000"/>
          <w:sz w:val="24"/>
          <w:szCs w:val="18"/>
        </w:rPr>
        <w:t>General flow of procedures for establishing a joint stock company</w:t>
      </w:r>
    </w:p>
    <w:p w:rsidR="002A0366" w:rsidRPr="00A83A75" w:rsidRDefault="002A0366" w:rsidP="009D7089">
      <w:pPr>
        <w:pStyle w:val="ListParagraph"/>
        <w:numPr>
          <w:ilvl w:val="0"/>
          <w:numId w:val="27"/>
        </w:numPr>
        <w:autoSpaceDE w:val="0"/>
        <w:autoSpaceDN w:val="0"/>
        <w:adjustRightInd w:val="0"/>
        <w:spacing w:after="0" w:line="240" w:lineRule="auto"/>
        <w:jc w:val="both"/>
        <w:rPr>
          <w:rFonts w:ascii="Times New Roman" w:hAnsi="Times New Roman" w:cs="Frutiger-Roman"/>
          <w:color w:val="FFFFFF"/>
          <w:sz w:val="24"/>
          <w:szCs w:val="14"/>
        </w:rPr>
      </w:pPr>
      <w:r w:rsidRPr="00A83A75">
        <w:rPr>
          <w:rFonts w:ascii="Times New Roman" w:hAnsi="Times New Roman" w:cs="Frutiger-Roman"/>
          <w:color w:val="FFFFFF"/>
          <w:sz w:val="24"/>
          <w:szCs w:val="14"/>
        </w:rPr>
        <w:t>-stock corporation</w:t>
      </w:r>
      <w:r>
        <w:rPr>
          <w:rFonts w:ascii="Times New Roman" w:hAnsi="Times New Roman" w:cs="Frutiger-Roman"/>
          <w:color w:val="FFFFFF"/>
          <w:sz w:val="24"/>
          <w:szCs w:val="14"/>
        </w:rPr>
        <w:t xml:space="preserve">GENERAL FLOW </w:t>
      </w:r>
      <w:r w:rsidRPr="00A83A75">
        <w:rPr>
          <w:rFonts w:ascii="Times New Roman" w:hAnsi="Times New Roman" w:cs="Frutiger-Roman"/>
          <w:color w:val="FFFFFF"/>
          <w:sz w:val="24"/>
          <w:szCs w:val="14"/>
        </w:rPr>
        <w:t>)</w:t>
      </w:r>
    </w:p>
    <w:p w:rsid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Determination of profile of joint-stock corporation to be established</w:t>
      </w:r>
      <w:r w:rsidRPr="002A0366">
        <w:rPr>
          <w:rFonts w:ascii="Times New Roman" w:hAnsi="Times New Roman" w:cs="Frutiger-Light"/>
          <w:color w:val="000000"/>
          <w:sz w:val="24"/>
          <w:szCs w:val="8"/>
        </w:rPr>
        <w:t>1)</w:t>
      </w:r>
    </w:p>
    <w:p w:rsidR="002A0366" w:rsidRDefault="002A0366" w:rsidP="002A0366">
      <w:pPr>
        <w:pStyle w:val="ListParagraph"/>
        <w:autoSpaceDE w:val="0"/>
        <w:autoSpaceDN w:val="0"/>
        <w:adjustRightInd w:val="0"/>
        <w:spacing w:after="0" w:line="240" w:lineRule="auto"/>
        <w:ind w:left="1425"/>
        <w:jc w:val="both"/>
        <w:rPr>
          <w:rFonts w:ascii="Times New Roman" w:hAnsi="Times New Roman" w:cs="Frutiger-Light"/>
          <w:color w:val="000000"/>
          <w:sz w:val="24"/>
          <w:szCs w:val="8"/>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Examination at the Legal Affairs Bureau of similar corporate names</w:t>
      </w:r>
    </w:p>
    <w:p w:rsidR="002A0366" w:rsidRPr="002A0366" w:rsidRDefault="002A0366" w:rsidP="002A0366">
      <w:pPr>
        <w:pStyle w:val="ListParagraph"/>
        <w:jc w:val="bot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Preparation of joint-stock corporation's articles of incorporation</w:t>
      </w:r>
    </w:p>
    <w:p w:rsidR="002A0366" w:rsidRPr="002A0366" w:rsidRDefault="002A0366" w:rsidP="002A0366">
      <w:pPr>
        <w:pStyle w:val="ListParagraph"/>
        <w:jc w:val="bot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.Acquisition of registration certificates, etc. for parent company, and preparation of  affidavits regarding profile of parent  company and affidavits regarding signatures of    representatives of parent company.(affidavits must be attested by a public notary in equity participants' own countries)</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Notarization of joint-stock corporation's articles of incorporation by Japanese      notary public</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 xml:space="preserve">Application to bank for capital custody and issue of capital custody certificate </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Remittance of joint-stock corporation capital to special bank account</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Appointment of directors and other officers, such as representative directors and auditors</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lastRenderedPageBreak/>
        <w:t>Examination by directors and auditors of legality of establishment procedures</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.Application to the Legal Affairs Bureau for registration of joint-stock corporation</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 xml:space="preserve">Establishment </w:t>
      </w:r>
      <w:r w:rsidRPr="002A0366">
        <w:rPr>
          <w:rFonts w:ascii="Times New Roman" w:hAnsi="Times New Roman" w:cs="Frutiger-Light"/>
          <w:color w:val="000000"/>
          <w:sz w:val="24"/>
          <w:szCs w:val="18"/>
        </w:rPr>
        <w:t xml:space="preserve"> </w:t>
      </w:r>
      <w:r w:rsidRPr="002A0366">
        <w:rPr>
          <w:rFonts w:ascii="Times New Roman" w:hAnsi="Times New Roman" w:cs="Frutiger-Light"/>
          <w:color w:val="000000"/>
          <w:sz w:val="24"/>
          <w:szCs w:val="14"/>
        </w:rPr>
        <w:t>(joint-stock corporation establishment date); registration of company seal with the Legal Affairs Bureau</w:t>
      </w:r>
    </w:p>
    <w:p w:rsidR="002A0366" w:rsidRPr="002A0366" w:rsidRDefault="002A0366" w:rsidP="002A0366">
      <w:pPr>
        <w:pStyle w:val="ListParagraph"/>
        <w:rPr>
          <w:rFonts w:ascii="Times New Roman" w:hAnsi="Times New Roman" w:cs="Frutiger-Light"/>
          <w:color w:val="000000"/>
          <w:sz w:val="24"/>
          <w:szCs w:val="14"/>
        </w:rPr>
      </w:pPr>
    </w:p>
    <w:p w:rsidR="002A0366" w:rsidRPr="002A0366" w:rsidRDefault="002A0366" w:rsidP="009D7089">
      <w:pPr>
        <w:pStyle w:val="ListParagraph"/>
        <w:numPr>
          <w:ilvl w:val="0"/>
          <w:numId w:val="29"/>
        </w:numPr>
        <w:autoSpaceDE w:val="0"/>
        <w:autoSpaceDN w:val="0"/>
        <w:adjustRightInd w:val="0"/>
        <w:spacing w:after="0" w:line="240" w:lineRule="auto"/>
        <w:jc w:val="both"/>
        <w:rPr>
          <w:rFonts w:ascii="Times New Roman" w:hAnsi="Times New Roman" w:cs="Frutiger-Light"/>
          <w:color w:val="000000"/>
          <w:sz w:val="24"/>
          <w:szCs w:val="8"/>
        </w:rPr>
      </w:pPr>
      <w:r w:rsidRPr="002A0366">
        <w:rPr>
          <w:rFonts w:ascii="Times New Roman" w:hAnsi="Times New Roman" w:cs="Frutiger-Light"/>
          <w:color w:val="000000"/>
          <w:sz w:val="24"/>
          <w:szCs w:val="14"/>
        </w:rPr>
        <w:t xml:space="preserve">Acquisition of certificate on registered information and company seal registration   </w:t>
      </w:r>
    </w:p>
    <w:p w:rsidR="002A0366" w:rsidRDefault="002A0366" w:rsidP="002A0366">
      <w:pPr>
        <w:pStyle w:val="ListParagraph"/>
        <w:autoSpaceDE w:val="0"/>
        <w:autoSpaceDN w:val="0"/>
        <w:adjustRightInd w:val="0"/>
        <w:spacing w:after="0" w:line="240" w:lineRule="auto"/>
        <w:ind w:left="1440"/>
        <w:jc w:val="both"/>
        <w:rPr>
          <w:rFonts w:ascii="Times New Roman" w:hAnsi="Times New Roman" w:cs="Frutiger-Light"/>
          <w:color w:val="000000"/>
          <w:sz w:val="24"/>
          <w:szCs w:val="14"/>
        </w:rPr>
      </w:pPr>
      <w:r w:rsidRPr="002A0366">
        <w:rPr>
          <w:rFonts w:ascii="Times New Roman" w:hAnsi="Times New Roman" w:cs="Frutiger-Light"/>
          <w:color w:val="000000"/>
          <w:sz w:val="24"/>
          <w:szCs w:val="14"/>
        </w:rPr>
        <w:t xml:space="preserve">certificate </w:t>
      </w:r>
      <w:r w:rsidRPr="002A0366">
        <w:rPr>
          <w:rFonts w:ascii="Times New Roman" w:hAnsi="Times New Roman" w:cs="Frutiger-Light"/>
          <w:color w:val="000000"/>
          <w:sz w:val="24"/>
          <w:szCs w:val="18"/>
        </w:rPr>
        <w:t xml:space="preserve"> </w:t>
      </w:r>
      <w:r w:rsidRPr="002A0366">
        <w:rPr>
          <w:rFonts w:ascii="Times New Roman" w:hAnsi="Times New Roman" w:cs="Frutiger-Light"/>
          <w:color w:val="000000"/>
          <w:sz w:val="24"/>
          <w:szCs w:val="14"/>
        </w:rPr>
        <w:t>(approx. two weeks after application for registration)</w:t>
      </w:r>
    </w:p>
    <w:p w:rsidR="002A0366" w:rsidRDefault="002A0366" w:rsidP="002A0366">
      <w:pPr>
        <w:pStyle w:val="ListParagraph"/>
        <w:autoSpaceDE w:val="0"/>
        <w:autoSpaceDN w:val="0"/>
        <w:adjustRightInd w:val="0"/>
        <w:spacing w:after="0" w:line="240" w:lineRule="auto"/>
        <w:ind w:left="1440"/>
        <w:jc w:val="both"/>
        <w:rPr>
          <w:rFonts w:ascii="Times New Roman" w:hAnsi="Times New Roman" w:cs="Frutiger-Light"/>
          <w:color w:val="000000"/>
          <w:sz w:val="24"/>
          <w:szCs w:val="14"/>
        </w:rPr>
      </w:pPr>
      <w:r w:rsidRPr="002A0366">
        <w:rPr>
          <w:rFonts w:ascii="Times New Roman" w:hAnsi="Times New Roman" w:cs="Frutiger-Light"/>
          <w:color w:val="000000"/>
          <w:sz w:val="24"/>
          <w:szCs w:val="14"/>
        </w:rPr>
        <w:t>Opening of bank account under company name Notification of stock acquisition to the Bank of Japan (notification prior to company establishment may be required in certain sectors</w:t>
      </w:r>
    </w:p>
    <w:p w:rsidR="002A0366" w:rsidRDefault="002A0366" w:rsidP="002A0366">
      <w:pPr>
        <w:autoSpaceDE w:val="0"/>
        <w:autoSpaceDN w:val="0"/>
        <w:adjustRightInd w:val="0"/>
        <w:spacing w:after="0" w:line="240" w:lineRule="auto"/>
        <w:jc w:val="both"/>
        <w:rPr>
          <w:rFonts w:ascii="Times New Roman" w:hAnsi="Times New Roman" w:cs="Frutiger-Roman"/>
          <w:color w:val="000000" w:themeColor="text1"/>
          <w:sz w:val="24"/>
          <w:szCs w:val="14"/>
        </w:rPr>
      </w:pPr>
    </w:p>
    <w:p w:rsidR="002A0366" w:rsidRPr="002A0366" w:rsidRDefault="002A0366" w:rsidP="002A0366">
      <w:pPr>
        <w:autoSpaceDE w:val="0"/>
        <w:autoSpaceDN w:val="0"/>
        <w:adjustRightInd w:val="0"/>
        <w:spacing w:after="0" w:line="240" w:lineRule="auto"/>
        <w:jc w:val="both"/>
        <w:rPr>
          <w:rFonts w:ascii="Times New Roman" w:hAnsi="Times New Roman" w:cs="Frutiger-Light"/>
          <w:b/>
          <w:color w:val="000000"/>
          <w:sz w:val="24"/>
          <w:szCs w:val="14"/>
        </w:rPr>
      </w:pPr>
      <w:r w:rsidRPr="002A0366">
        <w:rPr>
          <w:rFonts w:ascii="Times New Roman" w:hAnsi="Times New Roman" w:cs="Frutiger-Roman"/>
          <w:b/>
          <w:color w:val="000000" w:themeColor="text1"/>
          <w:sz w:val="24"/>
          <w:szCs w:val="14"/>
        </w:rPr>
        <w:t>General flow of procedures for establishing a Godo-Kaisha (LLC)</w:t>
      </w:r>
    </w:p>
    <w:p w:rsidR="00B91003" w:rsidRPr="002A0366" w:rsidRDefault="00B91003" w:rsidP="000270FA">
      <w:pPr>
        <w:pStyle w:val="NormalWeb"/>
        <w:shd w:val="clear" w:color="auto" w:fill="FFFFFF"/>
        <w:rPr>
          <w:rStyle w:val="Strong"/>
          <w:color w:val="000000" w:themeColor="text1"/>
          <w:szCs w:val="16"/>
          <w:u w:val="single"/>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Roman"/>
          <w:color w:val="000000" w:themeColor="text1"/>
          <w:sz w:val="24"/>
          <w:szCs w:val="38"/>
        </w:rPr>
      </w:pPr>
      <w:r w:rsidRPr="002A0366">
        <w:rPr>
          <w:rFonts w:ascii="Times New Roman" w:hAnsi="Times New Roman" w:cs="Frutiger-Roman"/>
          <w:color w:val="000000" w:themeColor="text1"/>
          <w:sz w:val="24"/>
          <w:szCs w:val="38"/>
        </w:rPr>
        <w:t>Incorporating Your Business</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8"/>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8"/>
        </w:rPr>
      </w:pPr>
      <w:r w:rsidRPr="002A0366">
        <w:rPr>
          <w:rFonts w:ascii="Times New Roman" w:hAnsi="Times New Roman" w:cs="Frutiger-Light"/>
          <w:color w:val="000000" w:themeColor="text1"/>
          <w:sz w:val="24"/>
          <w:szCs w:val="14"/>
        </w:rPr>
        <w:t>Determination of profile of Godo Kaisha to be established</w:t>
      </w:r>
      <w:r w:rsidRPr="002A0366">
        <w:rPr>
          <w:rFonts w:ascii="Times New Roman" w:hAnsi="Times New Roman" w:cs="Frutiger-Light"/>
          <w:color w:val="000000" w:themeColor="text1"/>
          <w:sz w:val="24"/>
          <w:szCs w:val="8"/>
        </w:rPr>
        <w:t>1)</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4"/>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Examination at the Legal Affairs Bureau of similar corporate names</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8"/>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Acquisition of certification regarding equity participants (in equity participants' own countries. Acquisition of registration certificates, etc. for companies that will become equity participants, and preparation of affidavits regarding profiles of companies that will become equity participants and affidavits regarding signatures</w:t>
      </w:r>
    </w:p>
    <w:p w:rsidR="002A0366" w:rsidRDefault="002A0366" w:rsidP="002A0366">
      <w:pPr>
        <w:autoSpaceDE w:val="0"/>
        <w:autoSpaceDN w:val="0"/>
        <w:adjustRightInd w:val="0"/>
        <w:spacing w:after="0" w:line="240" w:lineRule="auto"/>
        <w:ind w:firstLine="45"/>
        <w:rPr>
          <w:rFonts w:ascii="Times New Roman" w:hAnsi="Times New Roman" w:cs="Frutiger-Light"/>
          <w:color w:val="000000" w:themeColor="text1"/>
          <w:sz w:val="24"/>
          <w:szCs w:val="14"/>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Acquisition of certification regarding equity participants (in Japan),Acquisition of registration certificates for companies that will become equity participants,</w:t>
      </w:r>
      <w:r>
        <w:rPr>
          <w:rFonts w:ascii="Times New Roman" w:hAnsi="Times New Roman" w:cs="Frutiger-Light"/>
          <w:color w:val="000000" w:themeColor="text1"/>
          <w:sz w:val="24"/>
          <w:szCs w:val="14"/>
        </w:rPr>
        <w:t xml:space="preserve"> </w:t>
      </w:r>
      <w:r w:rsidRPr="002A0366">
        <w:rPr>
          <w:rFonts w:ascii="Times New Roman" w:hAnsi="Times New Roman" w:cs="Frutiger-Light"/>
          <w:color w:val="000000" w:themeColor="text1"/>
          <w:sz w:val="24"/>
          <w:szCs w:val="14"/>
        </w:rPr>
        <w:t>Acquisition of seal certificates for individuals/companies that will become equity participants</w:t>
      </w:r>
    </w:p>
    <w:p w:rsidR="002A0366" w:rsidRPr="002A0366" w:rsidRDefault="002A0366" w:rsidP="002A0366">
      <w:pPr>
        <w:pStyle w:val="ListParagraph"/>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of representatives of companies that will become equity participants</w:t>
      </w:r>
    </w:p>
    <w:p w:rsidR="002A0366" w:rsidRPr="002A0366" w:rsidRDefault="002A0366" w:rsidP="002A0366">
      <w:pPr>
        <w:pStyle w:val="ListParagraph"/>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(affidavits must be attested by a public notary in equity participants' own countries)</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4"/>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Preparation of Godo Kaisha's articles of incorporation</w:t>
      </w:r>
    </w:p>
    <w:p w:rsidR="002A0366" w:rsidRP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8"/>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Payment by members of investment stipulated in articles of incorporation</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4"/>
        </w:rPr>
      </w:pPr>
    </w:p>
    <w:p w:rsidR="002A0366" w:rsidRPr="002A0366"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Application to the Legal Affairs Bureau for registration of establishment of Godo Kaisha (Godo Kaisha establishment date), registration of company seal with the Legal Affairs Bureau</w:t>
      </w:r>
    </w:p>
    <w:p w:rsidR="002A0366" w:rsidRDefault="002A0366" w:rsidP="002A0366">
      <w:pPr>
        <w:autoSpaceDE w:val="0"/>
        <w:autoSpaceDN w:val="0"/>
        <w:adjustRightInd w:val="0"/>
        <w:spacing w:after="0" w:line="240" w:lineRule="auto"/>
        <w:rPr>
          <w:rFonts w:ascii="Times New Roman" w:hAnsi="Times New Roman" w:cs="Frutiger-Light"/>
          <w:color w:val="000000" w:themeColor="text1"/>
          <w:sz w:val="24"/>
          <w:szCs w:val="14"/>
        </w:rPr>
      </w:pPr>
    </w:p>
    <w:p w:rsidR="009D7089"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2A0366">
        <w:rPr>
          <w:rFonts w:ascii="Times New Roman" w:hAnsi="Times New Roman" w:cs="Frutiger-Light"/>
          <w:color w:val="000000" w:themeColor="text1"/>
          <w:sz w:val="24"/>
          <w:szCs w:val="14"/>
        </w:rPr>
        <w:t>Acquisition of certificate of registered information and company seal registration certificate</w:t>
      </w:r>
      <w:r w:rsidRPr="009D7089">
        <w:rPr>
          <w:rFonts w:ascii="Times New Roman" w:hAnsi="Times New Roman" w:cs="Frutiger-Light"/>
          <w:color w:val="000000" w:themeColor="text1"/>
          <w:sz w:val="24"/>
          <w:szCs w:val="14"/>
        </w:rPr>
        <w:t>(approx. two weeks after application for registration)</w:t>
      </w:r>
    </w:p>
    <w:p w:rsidR="009D7089" w:rsidRPr="009D7089" w:rsidRDefault="009D7089" w:rsidP="009D7089">
      <w:pPr>
        <w:pStyle w:val="ListParagraph"/>
        <w:rPr>
          <w:rFonts w:ascii="Times New Roman" w:hAnsi="Times New Roman" w:cs="Frutiger-Light"/>
          <w:color w:val="000000" w:themeColor="text1"/>
          <w:sz w:val="24"/>
          <w:szCs w:val="14"/>
        </w:rPr>
      </w:pPr>
    </w:p>
    <w:p w:rsidR="002A0366" w:rsidRPr="009D7089" w:rsidRDefault="002A0366" w:rsidP="009D7089">
      <w:pPr>
        <w:pStyle w:val="ListParagraph"/>
        <w:numPr>
          <w:ilvl w:val="0"/>
          <w:numId w:val="28"/>
        </w:numPr>
        <w:autoSpaceDE w:val="0"/>
        <w:autoSpaceDN w:val="0"/>
        <w:adjustRightInd w:val="0"/>
        <w:spacing w:after="0" w:line="240" w:lineRule="auto"/>
        <w:rPr>
          <w:rFonts w:ascii="Times New Roman" w:hAnsi="Times New Roman" w:cs="Frutiger-Light"/>
          <w:color w:val="000000" w:themeColor="text1"/>
          <w:sz w:val="24"/>
          <w:szCs w:val="14"/>
        </w:rPr>
      </w:pPr>
      <w:r w:rsidRPr="009D7089">
        <w:rPr>
          <w:rFonts w:ascii="Times New Roman" w:hAnsi="Times New Roman" w:cs="Frutiger-Light"/>
          <w:color w:val="000000" w:themeColor="text1"/>
          <w:sz w:val="24"/>
          <w:szCs w:val="14"/>
        </w:rPr>
        <w:t>Opening of bank account under company name</w:t>
      </w:r>
    </w:p>
    <w:p w:rsidR="002A0366" w:rsidRDefault="002A0366" w:rsidP="002A0366">
      <w:pPr>
        <w:autoSpaceDE w:val="0"/>
        <w:autoSpaceDN w:val="0"/>
        <w:adjustRightInd w:val="0"/>
        <w:spacing w:after="0" w:line="240" w:lineRule="auto"/>
        <w:rPr>
          <w:rStyle w:val="Strong"/>
          <w:rFonts w:ascii="Times New Roman" w:hAnsi="Times New Roman" w:cs="Frutiger-Light"/>
          <w:b w:val="0"/>
          <w:bCs w:val="0"/>
          <w:color w:val="000000" w:themeColor="text1"/>
          <w:sz w:val="24"/>
          <w:szCs w:val="14"/>
        </w:rPr>
      </w:pPr>
    </w:p>
    <w:p w:rsidR="002A0366" w:rsidRPr="002A0366" w:rsidRDefault="002A0366" w:rsidP="002A0366">
      <w:pPr>
        <w:autoSpaceDE w:val="0"/>
        <w:autoSpaceDN w:val="0"/>
        <w:adjustRightInd w:val="0"/>
        <w:spacing w:after="0" w:line="240" w:lineRule="auto"/>
        <w:rPr>
          <w:rFonts w:ascii="Times New Roman" w:hAnsi="Times New Roman" w:cs="Frutiger-Roman"/>
          <w:color w:val="000000" w:themeColor="text1"/>
          <w:sz w:val="24"/>
          <w:szCs w:val="14"/>
        </w:rPr>
      </w:pPr>
    </w:p>
    <w:p w:rsidR="002A0366" w:rsidRDefault="002A0366" w:rsidP="000270FA">
      <w:pPr>
        <w:pStyle w:val="NormalWeb"/>
        <w:shd w:val="clear" w:color="auto" w:fill="FFFFFF"/>
        <w:rPr>
          <w:rStyle w:val="Strong"/>
          <w:color w:val="000000"/>
          <w:szCs w:val="16"/>
          <w:u w:val="single"/>
        </w:rPr>
      </w:pPr>
    </w:p>
    <w:p w:rsidR="00B91003" w:rsidRDefault="00B91003" w:rsidP="000270FA">
      <w:pPr>
        <w:pStyle w:val="NormalWeb"/>
        <w:shd w:val="clear" w:color="auto" w:fill="FFFFFF"/>
        <w:rPr>
          <w:rStyle w:val="Strong"/>
          <w:color w:val="000000"/>
          <w:szCs w:val="16"/>
          <w:u w:val="single"/>
        </w:rPr>
      </w:pPr>
    </w:p>
    <w:p w:rsidR="00B91003" w:rsidRDefault="00B91003" w:rsidP="000270FA">
      <w:pPr>
        <w:pStyle w:val="NormalWeb"/>
        <w:shd w:val="clear" w:color="auto" w:fill="FFFFFF"/>
        <w:rPr>
          <w:rStyle w:val="Strong"/>
          <w:color w:val="000000"/>
          <w:szCs w:val="16"/>
          <w:u w:val="single"/>
        </w:rPr>
      </w:pPr>
    </w:p>
    <w:p w:rsidR="002A0366" w:rsidRDefault="002A0366" w:rsidP="000270FA">
      <w:pPr>
        <w:pStyle w:val="NormalWeb"/>
        <w:shd w:val="clear" w:color="auto" w:fill="FFFFFF"/>
        <w:rPr>
          <w:rStyle w:val="Strong"/>
          <w:color w:val="000000"/>
          <w:szCs w:val="16"/>
          <w:u w:val="single"/>
        </w:rPr>
      </w:pPr>
    </w:p>
    <w:p w:rsidR="002A0366" w:rsidRDefault="002A0366" w:rsidP="000270FA">
      <w:pPr>
        <w:pStyle w:val="NormalWeb"/>
        <w:shd w:val="clear" w:color="auto" w:fill="FFFFFF"/>
        <w:rPr>
          <w:rStyle w:val="Strong"/>
          <w:color w:val="000000"/>
          <w:szCs w:val="16"/>
          <w:u w:val="single"/>
        </w:rPr>
      </w:pPr>
      <w:r w:rsidRPr="009D7089">
        <w:rPr>
          <w:rStyle w:val="Strong"/>
          <w:color w:val="000000"/>
          <w:szCs w:val="16"/>
        </w:rPr>
        <w:t xml:space="preserve">                                                                </w:t>
      </w:r>
      <w:r>
        <w:rPr>
          <w:rStyle w:val="Strong"/>
          <w:color w:val="000000"/>
          <w:szCs w:val="16"/>
          <w:u w:val="single"/>
        </w:rPr>
        <w:t xml:space="preserve">TAXATION </w:t>
      </w:r>
    </w:p>
    <w:p w:rsidR="002A0366" w:rsidRDefault="002A0366" w:rsidP="002A0366">
      <w:pPr>
        <w:rPr>
          <w:rStyle w:val="apple-style-span"/>
          <w:rFonts w:ascii="Arial" w:hAnsi="Arial" w:cs="Arial"/>
          <w:color w:val="000000"/>
        </w:rPr>
      </w:pPr>
      <w:r>
        <w:rPr>
          <w:rStyle w:val="apple-style-span"/>
          <w:rFonts w:ascii="Arial" w:hAnsi="Arial" w:cs="Arial"/>
          <w:b/>
          <w:bCs/>
          <w:color w:val="000000"/>
          <w:u w:val="single"/>
        </w:rPr>
        <w:t>Types of Taxes</w:t>
      </w:r>
    </w:p>
    <w:p w:rsidR="002A0366" w:rsidRDefault="002A0366" w:rsidP="002A0366">
      <w:pPr>
        <w:pStyle w:val="NormalWeb"/>
      </w:pPr>
      <w:r>
        <w:rPr>
          <w:rFonts w:ascii="Arial" w:hAnsi="Arial" w:cs="Arial"/>
          <w:color w:val="000000"/>
        </w:rPr>
        <w:t>Taxes in Japan are paid on income, property and consumption on the national,</w:t>
      </w:r>
      <w:r>
        <w:rPr>
          <w:rStyle w:val="apple-converted-space"/>
          <w:rFonts w:ascii="Arial" w:hAnsi="Arial" w:cs="Arial"/>
          <w:color w:val="000000"/>
        </w:rPr>
        <w:t> </w:t>
      </w:r>
      <w:r w:rsidRPr="002A0366">
        <w:rPr>
          <w:rFonts w:ascii="Arial" w:hAnsi="Arial" w:cs="Arial"/>
          <w:color w:val="000000"/>
        </w:rPr>
        <w:t>prefectur</w:t>
      </w:r>
      <w:r>
        <w:rPr>
          <w:rFonts w:ascii="Arial" w:hAnsi="Arial" w:cs="Arial"/>
          <w:color w:val="000000"/>
        </w:rPr>
        <w:t>a</w:t>
      </w:r>
      <w:r w:rsidRPr="002A0366">
        <w:rPr>
          <w:rFonts w:ascii="Arial" w:hAnsi="Arial" w:cs="Arial"/>
          <w:color w:val="000000"/>
        </w:rPr>
        <w:t>l</w:t>
      </w:r>
      <w:r>
        <w:rPr>
          <w:rStyle w:val="apple-converted-space"/>
          <w:rFonts w:ascii="Arial" w:hAnsi="Arial" w:cs="Arial"/>
          <w:color w:val="000000"/>
        </w:rPr>
        <w:t> </w:t>
      </w:r>
      <w:r>
        <w:rPr>
          <w:rFonts w:ascii="Arial" w:hAnsi="Arial" w:cs="Arial"/>
          <w:color w:val="000000"/>
        </w:rPr>
        <w:t>and municipal levels. Below is a summary of some of the most relevant types of taxes paid by individuals:</w:t>
      </w:r>
    </w:p>
    <w:tbl>
      <w:tblPr>
        <w:tblW w:w="4750" w:type="pct"/>
        <w:jc w:val="center"/>
        <w:tblCellSpacing w:w="0" w:type="dxa"/>
        <w:tblCellMar>
          <w:top w:w="30" w:type="dxa"/>
          <w:left w:w="30" w:type="dxa"/>
          <w:bottom w:w="30" w:type="dxa"/>
          <w:right w:w="30" w:type="dxa"/>
        </w:tblCellMar>
        <w:tblLook w:val="04A0"/>
      </w:tblPr>
      <w:tblGrid>
        <w:gridCol w:w="180"/>
        <w:gridCol w:w="8769"/>
      </w:tblGrid>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166" name="Picture 13"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Income Tax</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Paid annually by individuals on the national, prefectural and municipal levels. Also known as "resident tax" on the prefectural and municipal level. The amount is calculated based on the net income of the individual person.</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165" name="Picture 14"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164" name="Picture 15"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Enterprise Tax</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Prefectural tax paid annually by self-employed individuals engaged in business activities. The amount is calculated based on the person's net income and the type of business.</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163" name="Picture 16"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92" name="Picture 17"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Property Tax</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Municipal tax paid annually by individuals who own land, housing and other types of depreciable assets.</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91" name="Picture 18"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88" name="Picture 19"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Consumption Tax</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Paid by consumers when they purchase goods and services. The current rate is 5% (4% national, 1% prefectural). Shops and other service providers are required to include the consumption tax in the prices shown.</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85" name="Picture 20"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60" name="Picture 21"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Vehicle related Taxes</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lastRenderedPageBreak/>
              <w:t> </w:t>
            </w:r>
          </w:p>
        </w:tc>
        <w:tc>
          <w:tcPr>
            <w:tcW w:w="0" w:type="auto"/>
            <w:vAlign w:val="center"/>
            <w:hideMark/>
          </w:tcPr>
          <w:p w:rsidR="002A0366" w:rsidRDefault="002A0366">
            <w:pPr>
              <w:rPr>
                <w:sz w:val="24"/>
                <w:szCs w:val="24"/>
              </w:rPr>
            </w:pPr>
            <w:r>
              <w:rPr>
                <w:rFonts w:ascii="Arial" w:hAnsi="Arial" w:cs="Arial"/>
                <w:sz w:val="20"/>
                <w:szCs w:val="20"/>
              </w:rPr>
              <w:t>A prefectural automobile tax is paid annually by individuals who own a</w:t>
            </w:r>
            <w:r>
              <w:rPr>
                <w:rStyle w:val="apple-converted-space"/>
                <w:rFonts w:ascii="Arial" w:hAnsi="Arial" w:cs="Arial"/>
                <w:sz w:val="20"/>
                <w:szCs w:val="20"/>
              </w:rPr>
              <w:t> </w:t>
            </w:r>
            <w:r w:rsidRPr="002A0366">
              <w:rPr>
                <w:rFonts w:ascii="Arial" w:hAnsi="Arial" w:cs="Arial"/>
                <w:sz w:val="20"/>
                <w:szCs w:val="20"/>
              </w:rPr>
              <w:t>car</w:t>
            </w:r>
            <w:r>
              <w:rPr>
                <w:rFonts w:ascii="Arial" w:hAnsi="Arial" w:cs="Arial"/>
                <w:sz w:val="20"/>
                <w:szCs w:val="20"/>
              </w:rPr>
              <w:t xml:space="preserve">, truck or bus. In case of passenger cars, the amount is calculated based on the engine displacement. A municipal light vehicle tax is paid annually by individuals who own motorbikes or other motorized light vehicles. A national motor vehicle tonnage tax is paid by vehicle owners at the time of the </w:t>
            </w:r>
            <w:r w:rsidRPr="002A0366">
              <w:rPr>
                <w:rFonts w:ascii="Arial" w:hAnsi="Arial" w:cs="Arial"/>
                <w:sz w:val="20"/>
                <w:szCs w:val="20"/>
              </w:rPr>
              <w:t>mandatory inspections (shaken)</w:t>
            </w:r>
            <w:r>
              <w:rPr>
                <w:rFonts w:ascii="Arial" w:hAnsi="Arial" w:cs="Arial"/>
                <w:sz w:val="20"/>
                <w:szCs w:val="20"/>
              </w:rPr>
              <w:t>. A prefectural automobile acquisition tax is paid by persons when they acquire a car.</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59" name="Picture 22"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58" name="Picture 23"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Liquor, Tobacco and Gasoline Taxes</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The national liquor tax is paid by consumers when they purchase</w:t>
            </w:r>
            <w:r>
              <w:rPr>
                <w:rStyle w:val="apple-converted-space"/>
                <w:rFonts w:ascii="Arial" w:hAnsi="Arial" w:cs="Arial"/>
                <w:sz w:val="20"/>
                <w:szCs w:val="20"/>
              </w:rPr>
              <w:t> </w:t>
            </w:r>
            <w:hyperlink r:id="rId276" w:tgtFrame="_top" w:history="1">
              <w:r>
                <w:rPr>
                  <w:rStyle w:val="Hyperlink"/>
                  <w:rFonts w:ascii="Arial" w:hAnsi="Arial" w:cs="Arial"/>
                  <w:sz w:val="20"/>
                  <w:szCs w:val="20"/>
                </w:rPr>
                <w:t>alcoholic beverages</w:t>
              </w:r>
            </w:hyperlink>
            <w:r>
              <w:rPr>
                <w:rFonts w:ascii="Arial" w:hAnsi="Arial" w:cs="Arial"/>
                <w:sz w:val="20"/>
                <w:szCs w:val="20"/>
              </w:rPr>
              <w:t>. National, prefectural and municipal tobacco taxes are paid by consumers when they purchase tobacco products. A national gasoline tax is paid by consumers when they purchase gasoline. The liquor, tobacco and gasoline taxes are included in the prices shown by shops.</w:t>
            </w:r>
          </w:p>
        </w:tc>
      </w:tr>
    </w:tbl>
    <w:p w:rsidR="002A0366" w:rsidRDefault="002A0366" w:rsidP="002A0366">
      <w:pPr>
        <w:jc w:val="center"/>
        <w:rPr>
          <w:rFonts w:ascii="Arial" w:hAnsi="Arial" w:cs="Arial"/>
          <w:color w:val="000000"/>
        </w:rPr>
      </w:pPr>
      <w:r>
        <w:rPr>
          <w:rFonts w:ascii="Arial" w:hAnsi="Arial" w:cs="Arial"/>
          <w:noProof/>
          <w:color w:val="000000"/>
        </w:rPr>
        <w:drawing>
          <wp:inline distT="0" distB="0" distL="0" distR="0">
            <wp:extent cx="1743075" cy="2343150"/>
            <wp:effectExtent l="19050" t="0" r="9525" b="0"/>
            <wp:docPr id="56" name="Picture 24" descr="http://www.japan-guide.com/g5/220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japan-guide.com/g5/2206_01.jpg"/>
                    <pic:cNvPicPr>
                      <a:picLocks noChangeAspect="1" noChangeArrowheads="1"/>
                    </pic:cNvPicPr>
                  </pic:nvPicPr>
                  <pic:blipFill>
                    <a:blip r:embed="rId277"/>
                    <a:srcRect/>
                    <a:stretch>
                      <a:fillRect/>
                    </a:stretch>
                  </pic:blipFill>
                  <pic:spPr bwMode="auto">
                    <a:xfrm>
                      <a:off x="0" y="0"/>
                      <a:ext cx="1743075" cy="2343150"/>
                    </a:xfrm>
                    <a:prstGeom prst="rect">
                      <a:avLst/>
                    </a:prstGeom>
                    <a:noFill/>
                    <a:ln w="9525">
                      <a:noFill/>
                      <a:miter lim="800000"/>
                      <a:headEnd/>
                      <a:tailEnd/>
                    </a:ln>
                  </pic:spPr>
                </pic:pic>
              </a:graphicData>
            </a:graphic>
          </wp:inline>
        </w:drawing>
      </w:r>
    </w:p>
    <w:p w:rsidR="002A0366" w:rsidRDefault="002A0366" w:rsidP="002A0366">
      <w:pPr>
        <w:jc w:val="center"/>
        <w:rPr>
          <w:rFonts w:ascii="Arial" w:hAnsi="Arial" w:cs="Arial"/>
          <w:color w:val="000000"/>
        </w:rPr>
      </w:pPr>
      <w:r>
        <w:rPr>
          <w:rFonts w:ascii="Arial" w:hAnsi="Arial" w:cs="Arial"/>
          <w:color w:val="000000"/>
          <w:sz w:val="15"/>
          <w:szCs w:val="15"/>
        </w:rPr>
        <w:t>Income Tax Return</w:t>
      </w:r>
    </w:p>
    <w:p w:rsidR="002A0366" w:rsidRDefault="002A0366" w:rsidP="002A0366">
      <w:pPr>
        <w:pStyle w:val="NormalWeb"/>
        <w:rPr>
          <w:rFonts w:ascii="Arial" w:hAnsi="Arial" w:cs="Arial"/>
          <w:color w:val="000000"/>
        </w:rPr>
      </w:pPr>
      <w:r>
        <w:rPr>
          <w:rFonts w:ascii="Arial" w:hAnsi="Arial" w:cs="Arial"/>
          <w:b/>
          <w:bCs/>
          <w:color w:val="000000"/>
          <w:u w:val="single"/>
        </w:rPr>
        <w:t>Income Tax</w:t>
      </w:r>
    </w:p>
    <w:p w:rsidR="002A0366" w:rsidRDefault="002A0366" w:rsidP="002A0366">
      <w:pPr>
        <w:pStyle w:val="NormalWeb"/>
        <w:rPr>
          <w:rFonts w:ascii="Arial" w:hAnsi="Arial" w:cs="Arial"/>
          <w:color w:val="000000"/>
        </w:rPr>
      </w:pPr>
      <w:r>
        <w:rPr>
          <w:rFonts w:ascii="Arial" w:hAnsi="Arial" w:cs="Arial"/>
          <w:color w:val="000000"/>
        </w:rPr>
        <w:t>Income tax is paid annually on income earned during a calendar year.</w:t>
      </w:r>
    </w:p>
    <w:p w:rsidR="002A0366" w:rsidRDefault="002A0366" w:rsidP="002A0366">
      <w:pPr>
        <w:pStyle w:val="NormalWeb"/>
        <w:rPr>
          <w:rFonts w:ascii="Arial" w:hAnsi="Arial" w:cs="Arial"/>
          <w:color w:val="000000"/>
        </w:rPr>
      </w:pPr>
      <w:r>
        <w:rPr>
          <w:rFonts w:ascii="Arial" w:hAnsi="Arial" w:cs="Arial"/>
          <w:color w:val="000000"/>
        </w:rPr>
        <w:t>For tax purposes, people living in Japan are classified into three categories. This categorization is not related to</w:t>
      </w:r>
      <w:r>
        <w:rPr>
          <w:rStyle w:val="apple-converted-space"/>
          <w:rFonts w:ascii="Arial" w:hAnsi="Arial" w:cs="Arial"/>
          <w:color w:val="000000"/>
        </w:rPr>
        <w:t> </w:t>
      </w:r>
      <w:r w:rsidRPr="002A0366">
        <w:rPr>
          <w:rFonts w:ascii="Arial" w:hAnsi="Arial" w:cs="Arial"/>
          <w:color w:val="000000"/>
        </w:rPr>
        <w:t>visa types</w:t>
      </w:r>
      <w:r>
        <w:rPr>
          <w:rFonts w:ascii="Arial" w:hAnsi="Arial" w:cs="Arial"/>
          <w:color w:val="000000"/>
        </w:rPr>
        <w:t>:</w:t>
      </w:r>
    </w:p>
    <w:tbl>
      <w:tblPr>
        <w:tblW w:w="4750" w:type="pct"/>
        <w:jc w:val="center"/>
        <w:tblCellSpacing w:w="0" w:type="dxa"/>
        <w:tblCellMar>
          <w:top w:w="30" w:type="dxa"/>
          <w:left w:w="30" w:type="dxa"/>
          <w:bottom w:w="30" w:type="dxa"/>
          <w:right w:w="30" w:type="dxa"/>
        </w:tblCellMar>
        <w:tblLook w:val="04A0"/>
      </w:tblPr>
      <w:tblGrid>
        <w:gridCol w:w="180"/>
        <w:gridCol w:w="8769"/>
      </w:tblGrid>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49" name="Picture 25"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2A0366" w:rsidRDefault="002A0366">
            <w:pPr>
              <w:rPr>
                <w:sz w:val="24"/>
                <w:szCs w:val="24"/>
              </w:rPr>
            </w:pPr>
            <w:r>
              <w:rPr>
                <w:rFonts w:ascii="Arial" w:hAnsi="Arial" w:cs="Arial"/>
                <w:b/>
                <w:bCs/>
                <w:sz w:val="20"/>
                <w:szCs w:val="20"/>
              </w:rPr>
              <w:t>Non-Resident</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A person who has lived in Japan for less than one year and does not have his primary base of living in Japan. Non-residents pay taxes only on income from sources in Japan, but not on income from abroad.</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40" name="Picture 26"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r>
              <w:rPr>
                <w:noProof/>
              </w:rPr>
              <w:drawing>
                <wp:inline distT="0" distB="0" distL="0" distR="0">
                  <wp:extent cx="47625" cy="47625"/>
                  <wp:effectExtent l="19050" t="0" r="9525" b="0"/>
                  <wp:docPr id="39" name="Picture 27" descr="http://www.japan-guide.com/g4/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pan-guide.com/g4/li.gif"/>
                          <pic:cNvPicPr>
                            <a:picLocks noChangeAspect="1" noChangeArrowheads="1"/>
                          </pic:cNvPicPr>
                        </pic:nvPicPr>
                        <pic:blipFill>
                          <a:blip r:embed="rId274"/>
                          <a:srcRect/>
                          <a:stretch>
                            <a:fillRect/>
                          </a:stretch>
                        </pic:blipFill>
                        <pic:spPr bwMode="auto">
                          <a:xfrm>
                            <a:off x="0" y="0"/>
                            <a:ext cx="47625" cy="47625"/>
                          </a:xfrm>
                          <a:prstGeom prst="rect">
                            <a:avLst/>
                          </a:prstGeom>
                          <a:noFill/>
                          <a:ln w="9525">
                            <a:noFill/>
                            <a:miter lim="800000"/>
                            <a:headEnd/>
                            <a:tailEnd/>
                          </a:ln>
                        </pic:spPr>
                      </pic:pic>
                    </a:graphicData>
                  </a:graphic>
                </wp:inline>
              </w:drawing>
            </w:r>
          </w:p>
        </w:tc>
        <w:tc>
          <w:tcPr>
            <w:tcW w:w="0" w:type="auto"/>
            <w:vAlign w:val="center"/>
            <w:hideMark/>
          </w:tcPr>
          <w:p w:rsidR="009D7089" w:rsidRDefault="009D7089">
            <w:pPr>
              <w:rPr>
                <w:rFonts w:ascii="Arial" w:hAnsi="Arial" w:cs="Arial"/>
                <w:b/>
                <w:bCs/>
                <w:sz w:val="20"/>
                <w:szCs w:val="20"/>
              </w:rPr>
            </w:pPr>
          </w:p>
          <w:p w:rsidR="002A0366" w:rsidRDefault="002A0366">
            <w:pPr>
              <w:rPr>
                <w:sz w:val="24"/>
                <w:szCs w:val="24"/>
              </w:rPr>
            </w:pPr>
            <w:r>
              <w:rPr>
                <w:rFonts w:ascii="Arial" w:hAnsi="Arial" w:cs="Arial"/>
                <w:b/>
                <w:bCs/>
                <w:sz w:val="20"/>
                <w:szCs w:val="20"/>
              </w:rPr>
              <w:lastRenderedPageBreak/>
              <w:t>Non-Permanent Resident</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lastRenderedPageBreak/>
              <w:t> </w:t>
            </w:r>
          </w:p>
        </w:tc>
        <w:tc>
          <w:tcPr>
            <w:tcW w:w="0" w:type="auto"/>
            <w:vAlign w:val="center"/>
            <w:hideMark/>
          </w:tcPr>
          <w:p w:rsidR="002A0366" w:rsidRDefault="009D7089">
            <w:pPr>
              <w:rPr>
                <w:sz w:val="24"/>
                <w:szCs w:val="24"/>
              </w:rPr>
            </w:pPr>
            <w:r>
              <w:rPr>
                <w:rFonts w:ascii="Arial" w:hAnsi="Arial" w:cs="Arial"/>
                <w:sz w:val="20"/>
                <w:szCs w:val="20"/>
              </w:rPr>
              <w:t>A</w:t>
            </w:r>
            <w:r w:rsidR="002A0366">
              <w:rPr>
                <w:rFonts w:ascii="Arial" w:hAnsi="Arial" w:cs="Arial"/>
                <w:sz w:val="20"/>
                <w:szCs w:val="20"/>
              </w:rPr>
              <w:t xml:space="preserve"> person who has lived in Japan for less than five years, but has no intention of living in Japan permanently. Non-permanent residents pay taxes on all income except on income from abroad that does not get sent to Japan.</w:t>
            </w:r>
          </w:p>
        </w:tc>
      </w:tr>
      <w:tr w:rsidR="002A0366" w:rsidTr="002A0366">
        <w:trPr>
          <w:tblCellSpacing w:w="0" w:type="dxa"/>
          <w:jc w:val="center"/>
        </w:trPr>
        <w:tc>
          <w:tcPr>
            <w:tcW w:w="0" w:type="auto"/>
            <w:gridSpan w:val="2"/>
            <w:vAlign w:val="center"/>
            <w:hideMark/>
          </w:tcPr>
          <w:p w:rsidR="002A0366" w:rsidRDefault="002A0366">
            <w:pPr>
              <w:rPr>
                <w:sz w:val="24"/>
                <w:szCs w:val="24"/>
              </w:rPr>
            </w:pPr>
            <w:r>
              <w:rPr>
                <w:noProof/>
              </w:rPr>
              <w:drawing>
                <wp:inline distT="0" distB="0" distL="0" distR="0">
                  <wp:extent cx="9525" cy="66675"/>
                  <wp:effectExtent l="0" t="0" r="0" b="0"/>
                  <wp:docPr id="34" name="Picture 28" descr="http://www.japan-guide.com/g3/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apan-guide.com/g3/pixel.gif"/>
                          <pic:cNvPicPr>
                            <a:picLocks noChangeAspect="1" noChangeArrowheads="1"/>
                          </pic:cNvPicPr>
                        </pic:nvPicPr>
                        <pic:blipFill>
                          <a:blip r:embed="rId275"/>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A0366" w:rsidTr="002A0366">
        <w:trPr>
          <w:tblCellSpacing w:w="0" w:type="dxa"/>
          <w:jc w:val="center"/>
        </w:trPr>
        <w:tc>
          <w:tcPr>
            <w:tcW w:w="0" w:type="auto"/>
            <w:vAlign w:val="center"/>
            <w:hideMark/>
          </w:tcPr>
          <w:p w:rsidR="002A0366" w:rsidRDefault="002A0366">
            <w:pPr>
              <w:rPr>
                <w:sz w:val="24"/>
                <w:szCs w:val="24"/>
              </w:rPr>
            </w:pPr>
          </w:p>
        </w:tc>
        <w:tc>
          <w:tcPr>
            <w:tcW w:w="0" w:type="auto"/>
            <w:vAlign w:val="center"/>
            <w:hideMark/>
          </w:tcPr>
          <w:p w:rsidR="002A0366" w:rsidRDefault="002A0366">
            <w:pPr>
              <w:rPr>
                <w:sz w:val="24"/>
                <w:szCs w:val="24"/>
              </w:rPr>
            </w:pPr>
            <w:r>
              <w:rPr>
                <w:rFonts w:ascii="Arial" w:hAnsi="Arial" w:cs="Arial"/>
                <w:b/>
                <w:bCs/>
                <w:sz w:val="20"/>
                <w:szCs w:val="20"/>
              </w:rPr>
              <w:t>Permanent Resident</w:t>
            </w:r>
          </w:p>
        </w:tc>
      </w:tr>
      <w:tr w:rsidR="002A0366" w:rsidTr="002A0366">
        <w:trPr>
          <w:tblCellSpacing w:w="0" w:type="dxa"/>
          <w:jc w:val="center"/>
        </w:trPr>
        <w:tc>
          <w:tcPr>
            <w:tcW w:w="0" w:type="auto"/>
            <w:vAlign w:val="center"/>
            <w:hideMark/>
          </w:tcPr>
          <w:p w:rsidR="002A0366" w:rsidRDefault="002A0366">
            <w:pPr>
              <w:rPr>
                <w:sz w:val="24"/>
                <w:szCs w:val="24"/>
              </w:rPr>
            </w:pPr>
            <w:r>
              <w:rPr>
                <w:color w:val="FFFFFF"/>
              </w:rPr>
              <w:t> </w:t>
            </w:r>
          </w:p>
        </w:tc>
        <w:tc>
          <w:tcPr>
            <w:tcW w:w="0" w:type="auto"/>
            <w:vAlign w:val="center"/>
            <w:hideMark/>
          </w:tcPr>
          <w:p w:rsidR="002A0366" w:rsidRDefault="002A0366">
            <w:pPr>
              <w:rPr>
                <w:sz w:val="24"/>
                <w:szCs w:val="24"/>
              </w:rPr>
            </w:pPr>
            <w:r>
              <w:rPr>
                <w:rFonts w:ascii="Arial" w:hAnsi="Arial" w:cs="Arial"/>
                <w:sz w:val="20"/>
                <w:szCs w:val="20"/>
              </w:rPr>
              <w:t>A person who has either lived in Japan for at least five years or has the intention of staying in Japan permanently. Permanent residents pay taxes on all income from Japan and abroad.</w:t>
            </w:r>
          </w:p>
        </w:tc>
      </w:tr>
    </w:tbl>
    <w:p w:rsidR="009D7089" w:rsidRDefault="009D7089" w:rsidP="002A0366">
      <w:pPr>
        <w:pStyle w:val="NormalWeb"/>
        <w:rPr>
          <w:rFonts w:cs="Arial"/>
          <w:color w:val="000000"/>
        </w:rPr>
      </w:pPr>
    </w:p>
    <w:p w:rsidR="002A0366" w:rsidRPr="009D7089" w:rsidRDefault="002A0366" w:rsidP="002A0366">
      <w:pPr>
        <w:pStyle w:val="NormalWeb"/>
        <w:rPr>
          <w:rFonts w:cs="Arial"/>
          <w:color w:val="000000"/>
        </w:rPr>
      </w:pPr>
      <w:r w:rsidRPr="009D7089">
        <w:rPr>
          <w:rFonts w:cs="Arial"/>
          <w:color w:val="000000"/>
        </w:rPr>
        <w:t>Note that tax treaties between Japan and more than 50 countries, including the USA, UK, Canada, Australia, China, South Korea and most European countries, can take precedence over the above guidelines.</w:t>
      </w:r>
    </w:p>
    <w:p w:rsidR="002A0366" w:rsidRPr="009D7089" w:rsidRDefault="002A0366" w:rsidP="002A0366">
      <w:pPr>
        <w:pStyle w:val="NormalWeb"/>
        <w:rPr>
          <w:rFonts w:cs="Arial"/>
          <w:b/>
          <w:color w:val="000000"/>
        </w:rPr>
      </w:pPr>
      <w:r w:rsidRPr="009D7089">
        <w:rPr>
          <w:rFonts w:cs="Arial"/>
          <w:b/>
          <w:bCs/>
          <w:color w:val="000000"/>
        </w:rPr>
        <w:t>How to pay taxes?</w:t>
      </w:r>
    </w:p>
    <w:p w:rsidR="002A0366" w:rsidRPr="009D7089" w:rsidRDefault="002A0366" w:rsidP="002A0366">
      <w:pPr>
        <w:pStyle w:val="NormalWeb"/>
        <w:rPr>
          <w:rFonts w:cs="Arial"/>
          <w:color w:val="000000"/>
        </w:rPr>
      </w:pPr>
      <w:r w:rsidRPr="009D7089">
        <w:rPr>
          <w:rFonts w:cs="Arial"/>
          <w:color w:val="000000"/>
        </w:rPr>
        <w:t>Income tax in Japan is based on a self-assessment system (a person determines the tax amount himself or herself by filing a tax return) in combination with a withholding tax system (taxes are subtracted from salaries and wages and submitted by the employer).</w:t>
      </w:r>
    </w:p>
    <w:p w:rsidR="002A0366" w:rsidRPr="009D7089" w:rsidRDefault="002A0366" w:rsidP="002A0366">
      <w:pPr>
        <w:pStyle w:val="NormalWeb"/>
        <w:rPr>
          <w:rFonts w:cs="Arial"/>
          <w:color w:val="000000"/>
        </w:rPr>
      </w:pPr>
      <w:r w:rsidRPr="009D7089">
        <w:rPr>
          <w:rFonts w:cs="Arial"/>
          <w:color w:val="000000"/>
        </w:rPr>
        <w:t>Thanks to the withholding tax system, most employees in Japan do not need to file a tax return. In fact, employees only need to file a tax return if at least one of the following conditions is true:</w:t>
      </w:r>
    </w:p>
    <w:p w:rsidR="002A0366" w:rsidRPr="009D7089" w:rsidRDefault="002A0366" w:rsidP="009D7089">
      <w:pPr>
        <w:numPr>
          <w:ilvl w:val="0"/>
          <w:numId w:val="30"/>
        </w:numPr>
        <w:spacing w:before="100" w:beforeAutospacing="1" w:after="100" w:afterAutospacing="1" w:line="240" w:lineRule="auto"/>
        <w:rPr>
          <w:rFonts w:ascii="Times New Roman" w:hAnsi="Times New Roman" w:cs="Arial"/>
          <w:color w:val="000000"/>
          <w:sz w:val="24"/>
        </w:rPr>
      </w:pPr>
      <w:r w:rsidRPr="009D7089">
        <w:rPr>
          <w:rFonts w:ascii="Times New Roman" w:hAnsi="Times New Roman" w:cs="Arial"/>
          <w:color w:val="000000"/>
          <w:sz w:val="24"/>
        </w:rPr>
        <w:t>if they leave Japan before the end of the tax year</w:t>
      </w:r>
    </w:p>
    <w:p w:rsidR="002A0366" w:rsidRPr="009D7089" w:rsidRDefault="002A0366" w:rsidP="009D7089">
      <w:pPr>
        <w:numPr>
          <w:ilvl w:val="0"/>
          <w:numId w:val="30"/>
        </w:numPr>
        <w:spacing w:before="100" w:beforeAutospacing="1" w:after="100" w:afterAutospacing="1" w:line="240" w:lineRule="auto"/>
        <w:rPr>
          <w:rFonts w:ascii="Times New Roman" w:hAnsi="Times New Roman" w:cs="Arial"/>
          <w:color w:val="000000"/>
          <w:sz w:val="24"/>
        </w:rPr>
      </w:pPr>
      <w:r w:rsidRPr="009D7089">
        <w:rPr>
          <w:rFonts w:ascii="Times New Roman" w:hAnsi="Times New Roman" w:cs="Arial"/>
          <w:color w:val="000000"/>
          <w:sz w:val="24"/>
        </w:rPr>
        <w:t>if their employer does not withhold taxes (e.g. employer outside Japan)</w:t>
      </w:r>
    </w:p>
    <w:p w:rsidR="002A0366" w:rsidRPr="009D7089" w:rsidRDefault="002A0366" w:rsidP="009D7089">
      <w:pPr>
        <w:numPr>
          <w:ilvl w:val="0"/>
          <w:numId w:val="30"/>
        </w:numPr>
        <w:spacing w:before="100" w:beforeAutospacing="1" w:after="100" w:afterAutospacing="1" w:line="240" w:lineRule="auto"/>
        <w:rPr>
          <w:rFonts w:ascii="Times New Roman" w:hAnsi="Times New Roman" w:cs="Arial"/>
          <w:color w:val="000000"/>
          <w:sz w:val="24"/>
        </w:rPr>
      </w:pPr>
      <w:r w:rsidRPr="009D7089">
        <w:rPr>
          <w:rFonts w:ascii="Times New Roman" w:hAnsi="Times New Roman" w:cs="Arial"/>
          <w:color w:val="000000"/>
          <w:sz w:val="24"/>
        </w:rPr>
        <w:t>if they have more than one employer</w:t>
      </w:r>
    </w:p>
    <w:p w:rsidR="002A0366" w:rsidRPr="009D7089" w:rsidRDefault="002A0366" w:rsidP="009D7089">
      <w:pPr>
        <w:numPr>
          <w:ilvl w:val="0"/>
          <w:numId w:val="30"/>
        </w:numPr>
        <w:spacing w:before="100" w:beforeAutospacing="1" w:after="100" w:afterAutospacing="1" w:line="240" w:lineRule="auto"/>
        <w:rPr>
          <w:rFonts w:ascii="Times New Roman" w:hAnsi="Times New Roman" w:cs="Arial"/>
          <w:color w:val="000000"/>
          <w:sz w:val="24"/>
        </w:rPr>
      </w:pPr>
      <w:r w:rsidRPr="009D7089">
        <w:rPr>
          <w:rFonts w:ascii="Times New Roman" w:hAnsi="Times New Roman" w:cs="Arial"/>
          <w:color w:val="000000"/>
          <w:sz w:val="24"/>
        </w:rPr>
        <w:t>if their annual income is more than 20,000,000 yen</w:t>
      </w:r>
    </w:p>
    <w:p w:rsidR="002A0366" w:rsidRPr="009D7089" w:rsidRDefault="002A0366" w:rsidP="009D7089">
      <w:pPr>
        <w:numPr>
          <w:ilvl w:val="0"/>
          <w:numId w:val="30"/>
        </w:numPr>
        <w:spacing w:before="100" w:beforeAutospacing="1" w:after="100" w:afterAutospacing="1" w:line="240" w:lineRule="auto"/>
        <w:rPr>
          <w:rFonts w:ascii="Times New Roman" w:hAnsi="Times New Roman" w:cs="Arial"/>
          <w:color w:val="000000"/>
          <w:sz w:val="24"/>
        </w:rPr>
      </w:pPr>
      <w:r w:rsidRPr="009D7089">
        <w:rPr>
          <w:rFonts w:ascii="Times New Roman" w:hAnsi="Times New Roman" w:cs="Arial"/>
          <w:color w:val="000000"/>
          <w:sz w:val="24"/>
        </w:rPr>
        <w:t>if they have side income of more than 200,000 yen</w:t>
      </w:r>
    </w:p>
    <w:p w:rsidR="002A0366" w:rsidRPr="009D7089" w:rsidRDefault="002A0366" w:rsidP="002A0366">
      <w:pPr>
        <w:pStyle w:val="NormalWeb"/>
        <w:rPr>
          <w:rFonts w:cs="Arial"/>
          <w:color w:val="000000"/>
        </w:rPr>
      </w:pPr>
      <w:r w:rsidRPr="009D7089">
        <w:rPr>
          <w:rFonts w:cs="Arial"/>
          <w:color w:val="000000"/>
        </w:rPr>
        <w:t>Employees, who do not need to file a tax return, will have their national income taxes withheld from their salaries by their employer, and an eventual adjustment is made with the year's final salary. Prefectural and municipal payments have to be paid separately by the employee upon notification by the municipality.</w:t>
      </w:r>
    </w:p>
    <w:p w:rsidR="002A0366" w:rsidRPr="009D7089" w:rsidRDefault="002A0366" w:rsidP="002A0366">
      <w:pPr>
        <w:pStyle w:val="NormalWeb"/>
        <w:rPr>
          <w:rFonts w:cs="Arial"/>
          <w:color w:val="000000"/>
        </w:rPr>
      </w:pPr>
      <w:r w:rsidRPr="009D7089">
        <w:rPr>
          <w:rFonts w:cs="Arial"/>
          <w:color w:val="000000"/>
        </w:rPr>
        <w:t>People, who are required to file a tax return, such as self-employed persons, must do so at the local tax office (zeimusho) between February 16 and March 15 of the following year. The tax return for 2011 has to be filed between February 16 and March 15, 2012.</w:t>
      </w:r>
    </w:p>
    <w:p w:rsidR="002A0366" w:rsidRPr="009D7089" w:rsidRDefault="002A0366" w:rsidP="002A0366">
      <w:pPr>
        <w:pStyle w:val="NormalWeb"/>
        <w:rPr>
          <w:rFonts w:cs="Arial"/>
          <w:b/>
          <w:color w:val="000000"/>
        </w:rPr>
      </w:pPr>
      <w:r w:rsidRPr="009D7089">
        <w:rPr>
          <w:rFonts w:cs="Arial"/>
          <w:b/>
          <w:bCs/>
          <w:color w:val="000000"/>
        </w:rPr>
        <w:t>When to pay taxes?</w:t>
      </w:r>
    </w:p>
    <w:p w:rsidR="002A0366" w:rsidRPr="009D7089" w:rsidRDefault="002A0366" w:rsidP="002A0366">
      <w:pPr>
        <w:pStyle w:val="NormalWeb"/>
        <w:rPr>
          <w:rFonts w:cs="Arial"/>
          <w:color w:val="000000"/>
        </w:rPr>
      </w:pPr>
      <w:r w:rsidRPr="009D7089">
        <w:rPr>
          <w:rFonts w:cs="Arial"/>
          <w:color w:val="000000"/>
        </w:rPr>
        <w:t xml:space="preserve">If not withheld by the employer, national income taxes are due in full by March 15 of the following year (mid April if you pay by automatic bank transfer), with two prepayments paid in </w:t>
      </w:r>
      <w:r w:rsidRPr="009D7089">
        <w:rPr>
          <w:rFonts w:cs="Arial"/>
          <w:color w:val="000000"/>
        </w:rPr>
        <w:lastRenderedPageBreak/>
        <w:t>July and November of the running tax year. Prepayments are calculated based on the previous year's income, i.e. you do not pay them during your first year in Japan.</w:t>
      </w:r>
    </w:p>
    <w:p w:rsidR="002A0366" w:rsidRPr="009D7089" w:rsidRDefault="002A0366" w:rsidP="002A0366">
      <w:pPr>
        <w:pStyle w:val="NormalWeb"/>
        <w:rPr>
          <w:rFonts w:cs="Arial"/>
          <w:color w:val="000000"/>
        </w:rPr>
      </w:pPr>
      <w:r w:rsidRPr="009D7089">
        <w:rPr>
          <w:rFonts w:cs="Arial"/>
          <w:color w:val="000000"/>
        </w:rPr>
        <w:t>For example, if you have to pay national income taxes for 2011, they have to be fully paid by March 15, 2012 (or April 20, 2012 in case of payment by automatic bank transfer), with the prepayments already paid in July and November 2011.</w:t>
      </w:r>
    </w:p>
    <w:p w:rsidR="002A0366" w:rsidRPr="009D7089" w:rsidRDefault="002A0366" w:rsidP="002A0366">
      <w:pPr>
        <w:pStyle w:val="NormalWeb"/>
        <w:rPr>
          <w:rFonts w:cs="Arial"/>
          <w:color w:val="000000"/>
        </w:rPr>
      </w:pPr>
      <w:r w:rsidRPr="009D7089">
        <w:rPr>
          <w:rFonts w:cs="Arial"/>
          <w:color w:val="000000"/>
        </w:rPr>
        <w:t>Prefectural and municipal income taxes are paid in quarterly installments during the following year. For example, the 2011 taxes are paid in four installments due in June, August and October 2012 and January 2013.</w:t>
      </w:r>
    </w:p>
    <w:p w:rsidR="002A0366" w:rsidRPr="009D7089" w:rsidRDefault="002A0366" w:rsidP="002A0366">
      <w:pPr>
        <w:pStyle w:val="NormalWeb"/>
        <w:rPr>
          <w:rFonts w:cs="Arial"/>
          <w:b/>
          <w:color w:val="000000"/>
        </w:rPr>
      </w:pPr>
      <w:r w:rsidRPr="009D7089">
        <w:rPr>
          <w:rFonts w:cs="Arial"/>
          <w:b/>
          <w:bCs/>
          <w:color w:val="000000"/>
        </w:rPr>
        <w:t>Tax Rates</w:t>
      </w:r>
    </w:p>
    <w:p w:rsidR="002A0366" w:rsidRDefault="002A0366" w:rsidP="002A0366">
      <w:pPr>
        <w:pStyle w:val="NormalWeb"/>
        <w:rPr>
          <w:rFonts w:cs="Arial"/>
          <w:color w:val="000000"/>
        </w:rPr>
      </w:pPr>
      <w:r w:rsidRPr="009D7089">
        <w:rPr>
          <w:rFonts w:cs="Arial"/>
          <w:color w:val="000000"/>
        </w:rPr>
        <w:t>The tax rate is determined based on the taxable income. Like in other countries, taxable income is the total earnings minus a basic exemption, exemptions for dependents and various types of deductions, such as deductions for insurance premiums, medical expenses and business expenses of the self-employed.</w:t>
      </w: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Default="009D7089" w:rsidP="002A0366">
      <w:pPr>
        <w:pStyle w:val="NormalWeb"/>
        <w:rPr>
          <w:rFonts w:cs="Arial"/>
          <w:color w:val="000000"/>
        </w:rPr>
      </w:pPr>
    </w:p>
    <w:p w:rsidR="009D7089" w:rsidRPr="009D7089" w:rsidRDefault="009D7089" w:rsidP="002A0366">
      <w:pPr>
        <w:pStyle w:val="NormalWeb"/>
        <w:rPr>
          <w:rFonts w:cs="Arial"/>
          <w:color w:val="000000"/>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625"/>
        <w:gridCol w:w="6825"/>
      </w:tblGrid>
      <w:tr w:rsidR="002A0366" w:rsidRPr="009D7089" w:rsidTr="002A036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BBBBBB"/>
            <w:vAlign w:val="center"/>
            <w:hideMark/>
          </w:tcPr>
          <w:p w:rsidR="002A0366" w:rsidRPr="009D7089" w:rsidRDefault="002A0366">
            <w:pPr>
              <w:jc w:val="center"/>
              <w:rPr>
                <w:rFonts w:ascii="Times New Roman" w:hAnsi="Times New Roman" w:cs="Arial"/>
                <w:sz w:val="24"/>
                <w:szCs w:val="20"/>
              </w:rPr>
            </w:pPr>
            <w:r w:rsidRPr="009D7089">
              <w:rPr>
                <w:rFonts w:ascii="Times New Roman" w:hAnsi="Times New Roman" w:cs="Arial"/>
                <w:bCs/>
                <w:sz w:val="24"/>
                <w:szCs w:val="20"/>
              </w:rPr>
              <w:t>National Income Tax Rates</w:t>
            </w:r>
          </w:p>
        </w:tc>
      </w:tr>
      <w:tr w:rsidR="002A0366" w:rsidRPr="009D7089" w:rsidTr="002A0366">
        <w:trPr>
          <w:tblCellSpacing w:w="0" w:type="dxa"/>
        </w:trPr>
        <w:tc>
          <w:tcPr>
            <w:tcW w:w="2625" w:type="dxa"/>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Taxable Income</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 Rate</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less than 1.95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5% of taxable income</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1.95 to 3.3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10% of taxable income exceeding 1.95 million yen plus 97,500 yen</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3.3 to 6.95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20% of taxable income exceeding 3.3 million yen plus 232,500 yen</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6.95 to 9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23% of taxable income exceeding 6.95 million yen plus 962,500 yen</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9 to 18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33% of taxable income exceeding 9 million yen plus 1,434,000 yen</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more than 18 million yen</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40% of taxable income exceeding 18 million yen plus 4,404,000 yen</w:t>
            </w:r>
          </w:p>
        </w:tc>
      </w:tr>
    </w:tbl>
    <w:p w:rsidR="002A0366" w:rsidRPr="009D7089" w:rsidRDefault="002A0366" w:rsidP="002A0366">
      <w:pPr>
        <w:pStyle w:val="NormalWeb"/>
        <w:spacing w:after="0"/>
        <w:rPr>
          <w:rFonts w:cs="Arial"/>
          <w:vanish/>
          <w:color w:val="000000"/>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625"/>
        <w:gridCol w:w="6825"/>
      </w:tblGrid>
      <w:tr w:rsidR="002A0366" w:rsidRPr="009D7089" w:rsidTr="002A036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BBBBBB"/>
            <w:vAlign w:val="center"/>
            <w:hideMark/>
          </w:tcPr>
          <w:p w:rsidR="002A0366" w:rsidRPr="009D7089" w:rsidRDefault="002A0366">
            <w:pPr>
              <w:jc w:val="center"/>
              <w:rPr>
                <w:rFonts w:ascii="Times New Roman" w:hAnsi="Times New Roman" w:cs="Arial"/>
                <w:sz w:val="24"/>
                <w:szCs w:val="20"/>
              </w:rPr>
            </w:pPr>
            <w:r w:rsidRPr="009D7089">
              <w:rPr>
                <w:rFonts w:ascii="Times New Roman" w:hAnsi="Times New Roman" w:cs="Arial"/>
                <w:bCs/>
                <w:sz w:val="24"/>
                <w:szCs w:val="20"/>
              </w:rPr>
              <w:t>Prefectural Income Tax Rates</w:t>
            </w:r>
          </w:p>
        </w:tc>
      </w:tr>
      <w:tr w:rsidR="002A0366" w:rsidRPr="009D7089" w:rsidTr="002A0366">
        <w:trPr>
          <w:tblCellSpacing w:w="0" w:type="dxa"/>
        </w:trPr>
        <w:tc>
          <w:tcPr>
            <w:tcW w:w="2625" w:type="dxa"/>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Taxable Income</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 Rate</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all</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4% of taxable income</w:t>
            </w:r>
          </w:p>
        </w:tc>
      </w:tr>
    </w:tbl>
    <w:p w:rsidR="002A0366" w:rsidRPr="009D7089" w:rsidRDefault="002A0366" w:rsidP="002A0366">
      <w:pPr>
        <w:pStyle w:val="NormalWeb"/>
        <w:spacing w:after="0"/>
        <w:rPr>
          <w:rFonts w:cs="Arial"/>
          <w:vanish/>
          <w:color w:val="000000"/>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625"/>
        <w:gridCol w:w="6825"/>
      </w:tblGrid>
      <w:tr w:rsidR="002A0366" w:rsidRPr="009D7089" w:rsidTr="002A036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BBBBBB"/>
            <w:vAlign w:val="center"/>
            <w:hideMark/>
          </w:tcPr>
          <w:p w:rsidR="002A0366" w:rsidRPr="009D7089" w:rsidRDefault="002A0366">
            <w:pPr>
              <w:jc w:val="center"/>
              <w:rPr>
                <w:rFonts w:ascii="Times New Roman" w:hAnsi="Times New Roman" w:cs="Arial"/>
                <w:sz w:val="24"/>
                <w:szCs w:val="20"/>
              </w:rPr>
            </w:pPr>
            <w:r w:rsidRPr="009D7089">
              <w:rPr>
                <w:rFonts w:ascii="Times New Roman" w:hAnsi="Times New Roman" w:cs="Arial"/>
                <w:bCs/>
                <w:sz w:val="24"/>
                <w:szCs w:val="20"/>
              </w:rPr>
              <w:t>Municipal Income Tax Rates</w:t>
            </w:r>
          </w:p>
        </w:tc>
      </w:tr>
      <w:tr w:rsidR="002A0366" w:rsidRPr="009D7089" w:rsidTr="002A0366">
        <w:trPr>
          <w:tblCellSpacing w:w="0" w:type="dxa"/>
        </w:trPr>
        <w:tc>
          <w:tcPr>
            <w:tcW w:w="2625" w:type="dxa"/>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Taxable Income</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 Rate</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all</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6% of taxable income</w:t>
            </w:r>
          </w:p>
        </w:tc>
      </w:tr>
    </w:tbl>
    <w:p w:rsidR="002A0366" w:rsidRPr="009D7089" w:rsidRDefault="002A0366" w:rsidP="002A0366">
      <w:pPr>
        <w:pStyle w:val="NormalWeb"/>
        <w:spacing w:after="0"/>
        <w:rPr>
          <w:rFonts w:cs="Arial"/>
          <w:vanish/>
          <w:color w:val="000000"/>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625"/>
        <w:gridCol w:w="6825"/>
      </w:tblGrid>
      <w:tr w:rsidR="002A0366" w:rsidRPr="009D7089" w:rsidTr="002A036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BBBBBB"/>
            <w:vAlign w:val="center"/>
            <w:hideMark/>
          </w:tcPr>
          <w:p w:rsidR="002A0366" w:rsidRPr="009D7089" w:rsidRDefault="002A0366">
            <w:pPr>
              <w:jc w:val="center"/>
              <w:rPr>
                <w:rFonts w:ascii="Times New Roman" w:hAnsi="Times New Roman" w:cs="Arial"/>
                <w:sz w:val="24"/>
                <w:szCs w:val="20"/>
              </w:rPr>
            </w:pPr>
            <w:r w:rsidRPr="009D7089">
              <w:rPr>
                <w:rFonts w:ascii="Times New Roman" w:hAnsi="Times New Roman" w:cs="Arial"/>
                <w:bCs/>
                <w:sz w:val="24"/>
                <w:szCs w:val="20"/>
              </w:rPr>
              <w:t>Prefectural Enterprise Tax Rates</w:t>
            </w:r>
            <w:r w:rsidRPr="009D7089">
              <w:rPr>
                <w:rFonts w:ascii="Times New Roman" w:hAnsi="Times New Roman" w:cs="Arial"/>
                <w:bCs/>
                <w:sz w:val="24"/>
                <w:szCs w:val="20"/>
              </w:rPr>
              <w:br/>
              <w:t>(in case of self-employed persons)</w:t>
            </w:r>
          </w:p>
        </w:tc>
      </w:tr>
      <w:tr w:rsidR="002A0366" w:rsidRPr="009D7089" w:rsidTr="002A0366">
        <w:trPr>
          <w:tblCellSpacing w:w="0" w:type="dxa"/>
        </w:trPr>
        <w:tc>
          <w:tcPr>
            <w:tcW w:w="2625" w:type="dxa"/>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Taxable Income</w:t>
            </w:r>
          </w:p>
        </w:tc>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Tax Rate</w:t>
            </w:r>
          </w:p>
        </w:tc>
      </w:tr>
      <w:tr w:rsidR="002A0366" w:rsidRPr="009D7089" w:rsidTr="002A036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all</w:t>
            </w:r>
          </w:p>
        </w:tc>
        <w:tc>
          <w:tcPr>
            <w:tcW w:w="0" w:type="auto"/>
            <w:tcBorders>
              <w:top w:val="outset" w:sz="6" w:space="0" w:color="auto"/>
              <w:left w:val="outset" w:sz="6" w:space="0" w:color="auto"/>
              <w:bottom w:val="outset" w:sz="6" w:space="0" w:color="auto"/>
              <w:right w:val="outset" w:sz="6" w:space="0" w:color="auto"/>
            </w:tcBorders>
            <w:hideMark/>
          </w:tcPr>
          <w:p w:rsidR="002A0366" w:rsidRPr="009D7089" w:rsidRDefault="002A0366">
            <w:pPr>
              <w:rPr>
                <w:rFonts w:ascii="Times New Roman" w:hAnsi="Times New Roman"/>
                <w:sz w:val="24"/>
                <w:szCs w:val="24"/>
              </w:rPr>
            </w:pPr>
            <w:r w:rsidRPr="009D7089">
              <w:rPr>
                <w:rFonts w:ascii="Times New Roman" w:hAnsi="Times New Roman" w:cs="Arial"/>
                <w:sz w:val="24"/>
                <w:szCs w:val="20"/>
              </w:rPr>
              <w:t>3% to 5% depending on the type of business</w:t>
            </w:r>
          </w:p>
        </w:tc>
      </w:tr>
    </w:tbl>
    <w:p w:rsidR="00B91003" w:rsidRPr="009D7089" w:rsidRDefault="00B91003" w:rsidP="000270FA">
      <w:pPr>
        <w:pStyle w:val="NormalWeb"/>
        <w:shd w:val="clear" w:color="auto" w:fill="FFFFFF"/>
        <w:rPr>
          <w:rStyle w:val="Strong"/>
          <w:b w:val="0"/>
          <w:color w:val="000000"/>
          <w:szCs w:val="16"/>
          <w:u w:val="single"/>
        </w:rPr>
      </w:pPr>
    </w:p>
    <w:p w:rsidR="006C69EA" w:rsidRPr="009D7089" w:rsidRDefault="006C69EA" w:rsidP="000270FA">
      <w:pPr>
        <w:pStyle w:val="NormalWeb"/>
        <w:shd w:val="clear" w:color="auto" w:fill="FFFFFF"/>
        <w:rPr>
          <w:rStyle w:val="Strong"/>
          <w:b w:val="0"/>
          <w:color w:val="000000"/>
          <w:szCs w:val="16"/>
          <w:u w:val="single"/>
        </w:rPr>
      </w:pPr>
    </w:p>
    <w:p w:rsidR="006C69EA" w:rsidRPr="009D7089" w:rsidRDefault="006C69EA" w:rsidP="000270FA">
      <w:pPr>
        <w:pStyle w:val="NormalWeb"/>
        <w:shd w:val="clear" w:color="auto" w:fill="FFFFFF"/>
        <w:rPr>
          <w:rStyle w:val="Strong"/>
          <w:b w:val="0"/>
          <w:color w:val="000000"/>
          <w:szCs w:val="16"/>
          <w:u w:val="single"/>
        </w:rPr>
      </w:pPr>
    </w:p>
    <w:tbl>
      <w:tblPr>
        <w:tblW w:w="5000" w:type="pct"/>
        <w:tblCellSpacing w:w="0" w:type="dxa"/>
        <w:tblCellMar>
          <w:left w:w="0" w:type="dxa"/>
          <w:right w:w="0" w:type="dxa"/>
        </w:tblCellMar>
        <w:tblLook w:val="04A0"/>
      </w:tblPr>
      <w:tblGrid>
        <w:gridCol w:w="9360"/>
      </w:tblGrid>
      <w:tr w:rsidR="002A0366" w:rsidRPr="009D7089" w:rsidTr="002A0366">
        <w:trPr>
          <w:trHeight w:val="75"/>
          <w:tblCellSpacing w:w="0" w:type="dxa"/>
        </w:trPr>
        <w:tc>
          <w:tcPr>
            <w:tcW w:w="0" w:type="auto"/>
            <w:vAlign w:val="center"/>
            <w:hideMark/>
          </w:tcPr>
          <w:p w:rsidR="002A0366" w:rsidRPr="009D7089" w:rsidRDefault="002A0366">
            <w:pPr>
              <w:rPr>
                <w:rFonts w:ascii="Times New Roman" w:hAnsi="Times New Roman"/>
                <w:sz w:val="24"/>
                <w:szCs w:val="24"/>
              </w:rPr>
            </w:pPr>
          </w:p>
        </w:tc>
      </w:tr>
      <w:tr w:rsidR="002A0366" w:rsidRPr="009D7089" w:rsidTr="002A0366">
        <w:trPr>
          <w:tblCellSpacing w:w="0" w:type="dxa"/>
        </w:trPr>
        <w:tc>
          <w:tcPr>
            <w:tcW w:w="0" w:type="auto"/>
            <w:hideMark/>
          </w:tcPr>
          <w:p w:rsidR="002A0366" w:rsidRPr="009D7089" w:rsidRDefault="002A0366">
            <w:pPr>
              <w:rPr>
                <w:rFonts w:ascii="Times New Roman" w:hAnsi="Times New Roman"/>
                <w:sz w:val="24"/>
                <w:szCs w:val="24"/>
              </w:rPr>
            </w:pPr>
          </w:p>
        </w:tc>
      </w:tr>
      <w:tr w:rsidR="002A0366" w:rsidRPr="009D7089" w:rsidTr="002A0366">
        <w:trPr>
          <w:trHeight w:val="75"/>
          <w:tblCellSpacing w:w="0" w:type="dxa"/>
        </w:trPr>
        <w:tc>
          <w:tcPr>
            <w:tcW w:w="0" w:type="auto"/>
            <w:vAlign w:val="center"/>
            <w:hideMark/>
          </w:tcPr>
          <w:p w:rsidR="002A0366" w:rsidRPr="009D7089" w:rsidRDefault="009D7089">
            <w:pPr>
              <w:rPr>
                <w:rFonts w:ascii="Times New Roman" w:hAnsi="Times New Roman"/>
                <w:b/>
                <w:sz w:val="24"/>
                <w:szCs w:val="24"/>
              </w:rPr>
            </w:pPr>
            <w:r w:rsidRPr="009D7089">
              <w:rPr>
                <w:rFonts w:ascii="Times New Roman" w:hAnsi="Times New Roman"/>
                <w:b/>
                <w:sz w:val="24"/>
                <w:szCs w:val="24"/>
              </w:rPr>
              <w:lastRenderedPageBreak/>
              <w:t xml:space="preserve">                                                FUTURE OUTLOOK </w:t>
            </w:r>
          </w:p>
        </w:tc>
      </w:tr>
    </w:tbl>
    <w:p w:rsidR="002A0366" w:rsidRPr="009D7089" w:rsidRDefault="002A0366" w:rsidP="002A0366">
      <w:pPr>
        <w:pStyle w:val="NormalWeb"/>
        <w:rPr>
          <w:rStyle w:val="Strong"/>
          <w:rFonts w:cs="Arial"/>
          <w:b w:val="0"/>
          <w:bCs w:val="0"/>
          <w:color w:val="000000"/>
          <w:szCs w:val="18"/>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9D7089" w:rsidRDefault="009D7089" w:rsidP="000270FA">
      <w:pPr>
        <w:pStyle w:val="NormalWeb"/>
        <w:shd w:val="clear" w:color="auto" w:fill="FFFFFF"/>
        <w:rPr>
          <w:rStyle w:val="Strong"/>
          <w:color w:val="000000"/>
          <w:szCs w:val="16"/>
          <w:u w:val="single"/>
        </w:rPr>
      </w:pPr>
    </w:p>
    <w:p w:rsidR="000270FA" w:rsidRPr="0003515E" w:rsidRDefault="002321B0" w:rsidP="000270FA">
      <w:pPr>
        <w:pStyle w:val="NormalWeb"/>
        <w:shd w:val="clear" w:color="auto" w:fill="FFFFFF"/>
        <w:rPr>
          <w:color w:val="000000"/>
          <w:szCs w:val="16"/>
        </w:rPr>
      </w:pPr>
      <w:r>
        <w:rPr>
          <w:rStyle w:val="Strong"/>
          <w:color w:val="000000"/>
          <w:szCs w:val="16"/>
          <w:u w:val="single"/>
        </w:rPr>
        <w:lastRenderedPageBreak/>
        <w:t xml:space="preserve">The Japanese </w:t>
      </w:r>
      <w:r w:rsidR="000270FA" w:rsidRPr="0003515E">
        <w:rPr>
          <w:rStyle w:val="Strong"/>
          <w:color w:val="000000"/>
          <w:szCs w:val="16"/>
          <w:u w:val="single"/>
        </w:rPr>
        <w:t>Language</w:t>
      </w:r>
    </w:p>
    <w:p w:rsidR="000270FA" w:rsidRPr="0003515E" w:rsidRDefault="000270FA" w:rsidP="009D7089">
      <w:pPr>
        <w:pStyle w:val="NormalWeb"/>
        <w:numPr>
          <w:ilvl w:val="0"/>
          <w:numId w:val="16"/>
        </w:numPr>
        <w:shd w:val="clear" w:color="auto" w:fill="FFFFFF"/>
        <w:rPr>
          <w:color w:val="000000"/>
          <w:szCs w:val="16"/>
        </w:rPr>
      </w:pPr>
      <w:r w:rsidRPr="0003515E">
        <w:rPr>
          <w:color w:val="000000"/>
          <w:szCs w:val="16"/>
        </w:rPr>
        <w:t>Japanese is the sixth most spoken language in the world, with over 99% percent of the country's population using it.  Amazingly, the language is spoken in scarcely any region outside Japan. </w:t>
      </w:r>
    </w:p>
    <w:p w:rsidR="000270FA" w:rsidRPr="0003515E" w:rsidRDefault="000270FA" w:rsidP="009D7089">
      <w:pPr>
        <w:pStyle w:val="NormalWeb"/>
        <w:numPr>
          <w:ilvl w:val="0"/>
          <w:numId w:val="16"/>
        </w:numPr>
        <w:shd w:val="clear" w:color="auto" w:fill="FFFFFF"/>
        <w:rPr>
          <w:color w:val="000000"/>
          <w:szCs w:val="16"/>
        </w:rPr>
      </w:pPr>
      <w:r w:rsidRPr="0003515E">
        <w:rPr>
          <w:color w:val="000000"/>
          <w:szCs w:val="16"/>
        </w:rPr>
        <w:t>The origin of the Japanese language has many theories in reference to it, some believe it is similar to the Altaic languages, namely Turkish or</w:t>
      </w:r>
      <w:r w:rsidRPr="0003515E">
        <w:rPr>
          <w:rStyle w:val="apple-converted-space"/>
          <w:color w:val="000000"/>
          <w:szCs w:val="16"/>
        </w:rPr>
        <w:t> </w:t>
      </w:r>
      <w:hyperlink r:id="rId278" w:history="1">
        <w:r w:rsidRPr="0003515E">
          <w:rPr>
            <w:rStyle w:val="Hyperlink"/>
            <w:color w:val="A64220"/>
          </w:rPr>
          <w:t>Mongolian</w:t>
        </w:r>
      </w:hyperlink>
      <w:r w:rsidRPr="0003515E">
        <w:rPr>
          <w:color w:val="000000"/>
          <w:szCs w:val="16"/>
        </w:rPr>
        <w:t>. It is recognized and acknowledged to be close in syntax to the Korean language.</w:t>
      </w:r>
    </w:p>
    <w:p w:rsidR="000270FA" w:rsidRPr="0003515E" w:rsidRDefault="000270FA" w:rsidP="009D7089">
      <w:pPr>
        <w:pStyle w:val="NormalWeb"/>
        <w:numPr>
          <w:ilvl w:val="0"/>
          <w:numId w:val="16"/>
        </w:numPr>
        <w:shd w:val="clear" w:color="auto" w:fill="FFFFFF"/>
        <w:rPr>
          <w:color w:val="000000"/>
          <w:szCs w:val="16"/>
        </w:rPr>
      </w:pPr>
      <w:r w:rsidRPr="0003515E">
        <w:rPr>
          <w:color w:val="000000"/>
          <w:szCs w:val="16"/>
        </w:rPr>
        <w:t>Dialects are used in areas, particularly in Kyoto and Osaka, but standard Japanese, based on the speech of Tokyo, has become more popular through the use of television, radio and movies.</w:t>
      </w:r>
    </w:p>
    <w:p w:rsidR="000270FA" w:rsidRPr="0003515E" w:rsidRDefault="000270FA" w:rsidP="000270FA">
      <w:pPr>
        <w:pStyle w:val="NormalWeb"/>
        <w:shd w:val="clear" w:color="auto" w:fill="FFFFFF"/>
        <w:rPr>
          <w:color w:val="000000"/>
          <w:szCs w:val="16"/>
        </w:rPr>
      </w:pPr>
      <w:r w:rsidRPr="0003515E">
        <w:rPr>
          <w:rStyle w:val="Strong"/>
          <w:color w:val="000000"/>
          <w:szCs w:val="16"/>
          <w:u w:val="single"/>
        </w:rPr>
        <w:t>Japanese Society &amp; Culture</w:t>
      </w:r>
    </w:p>
    <w:p w:rsidR="000270FA" w:rsidRPr="0003515E" w:rsidRDefault="000270FA" w:rsidP="000270FA">
      <w:pPr>
        <w:pStyle w:val="NormalWeb"/>
        <w:shd w:val="clear" w:color="auto" w:fill="FFFFFF"/>
        <w:rPr>
          <w:color w:val="000000"/>
          <w:szCs w:val="16"/>
        </w:rPr>
      </w:pPr>
      <w:r w:rsidRPr="0003515E">
        <w:rPr>
          <w:rStyle w:val="Strong"/>
          <w:color w:val="000000"/>
          <w:szCs w:val="16"/>
        </w:rPr>
        <w:t>The Japanese and 'Face'</w:t>
      </w:r>
      <w:r w:rsidR="00D80D73" w:rsidRPr="00D80D73">
        <w:rPr>
          <w:noProof/>
          <w:color w:val="000000"/>
          <w:szCs w:val="16"/>
        </w:rPr>
        <w:pict>
          <v:shape id="_x0000_s1030" type="#_x0000_t75" alt="Map of Japan" style="position:absolute;margin-left:-240pt;margin-top:0;width:24pt;height:24pt;z-index:251667456;mso-wrap-distance-left:1.5pt;mso-wrap-distance-top:1.5pt;mso-wrap-distance-right:1.5pt;mso-wrap-distance-bottom:1.5pt;mso-position-horizontal:right;mso-position-horizontal-relative:text;mso-position-vertical-relative:line" o:allowoverlap="f">
            <w10:wrap type="square"/>
          </v:shape>
        </w:pict>
      </w:r>
    </w:p>
    <w:p w:rsidR="002F5271" w:rsidRDefault="000270FA" w:rsidP="009D7089">
      <w:pPr>
        <w:pStyle w:val="NormalWeb"/>
        <w:numPr>
          <w:ilvl w:val="0"/>
          <w:numId w:val="17"/>
        </w:numPr>
        <w:shd w:val="clear" w:color="auto" w:fill="FFFFFF"/>
        <w:rPr>
          <w:color w:val="000000"/>
          <w:szCs w:val="16"/>
        </w:rPr>
      </w:pPr>
      <w:r w:rsidRPr="0003515E">
        <w:rPr>
          <w:color w:val="000000"/>
          <w:szCs w:val="16"/>
        </w:rPr>
        <w:t>. Saving face i</w:t>
      </w:r>
      <w:r w:rsidR="002F5271">
        <w:rPr>
          <w:color w:val="000000"/>
          <w:szCs w:val="16"/>
        </w:rPr>
        <w:t>s crucial in Japanese society.</w:t>
      </w:r>
      <w:r w:rsidRPr="0003515E">
        <w:rPr>
          <w:color w:val="000000"/>
          <w:szCs w:val="16"/>
        </w:rPr>
        <w:t> The Japanese believe that turning down someone's request causes embarrassment and loss of face to the other person.</w:t>
      </w:r>
      <w:r w:rsidRPr="0003515E">
        <w:rPr>
          <w:rStyle w:val="apple-converted-space"/>
          <w:color w:val="000000"/>
          <w:szCs w:val="16"/>
        </w:rPr>
        <w:t> </w:t>
      </w:r>
      <w:r w:rsidRPr="0003515E">
        <w:rPr>
          <w:color w:val="000000"/>
          <w:szCs w:val="16"/>
        </w:rPr>
        <w:br/>
        <w:t>. </w:t>
      </w:r>
    </w:p>
    <w:p w:rsidR="002F5271" w:rsidRDefault="000270FA" w:rsidP="009D7089">
      <w:pPr>
        <w:pStyle w:val="NormalWeb"/>
        <w:numPr>
          <w:ilvl w:val="0"/>
          <w:numId w:val="17"/>
        </w:numPr>
        <w:shd w:val="clear" w:color="auto" w:fill="FFFFFF"/>
        <w:rPr>
          <w:color w:val="000000"/>
          <w:szCs w:val="16"/>
        </w:rPr>
      </w:pPr>
      <w:r w:rsidRPr="0003515E">
        <w:rPr>
          <w:color w:val="000000"/>
          <w:szCs w:val="16"/>
        </w:rPr>
        <w:t>If the request cannot be agreed to, they will say, 'it's inconvenient' or 'it's under consideration'.</w:t>
      </w:r>
      <w:r w:rsidRPr="0003515E">
        <w:rPr>
          <w:rStyle w:val="apple-converted-space"/>
          <w:color w:val="000000"/>
          <w:szCs w:val="16"/>
        </w:rPr>
        <w:t> </w:t>
      </w:r>
      <w:r w:rsidRPr="0003515E">
        <w:rPr>
          <w:color w:val="000000"/>
          <w:szCs w:val="16"/>
        </w:rPr>
        <w:br/>
        <w:t>. Face is a mark of personal dignity and means having high status with one's peers.</w:t>
      </w:r>
      <w:r w:rsidRPr="0003515E">
        <w:rPr>
          <w:rStyle w:val="apple-converted-space"/>
          <w:color w:val="000000"/>
          <w:szCs w:val="16"/>
        </w:rPr>
        <w:t> </w:t>
      </w:r>
      <w:r w:rsidRPr="0003515E">
        <w:rPr>
          <w:color w:val="000000"/>
          <w:szCs w:val="16"/>
        </w:rPr>
        <w:br/>
        <w:t>. </w:t>
      </w:r>
    </w:p>
    <w:p w:rsidR="002F5271" w:rsidRDefault="000270FA" w:rsidP="009D7089">
      <w:pPr>
        <w:pStyle w:val="NormalWeb"/>
        <w:numPr>
          <w:ilvl w:val="0"/>
          <w:numId w:val="17"/>
        </w:numPr>
        <w:shd w:val="clear" w:color="auto" w:fill="FFFFFF"/>
        <w:rPr>
          <w:color w:val="000000"/>
          <w:szCs w:val="16"/>
        </w:rPr>
      </w:pPr>
      <w:r w:rsidRPr="0003515E">
        <w:rPr>
          <w:color w:val="000000"/>
          <w:szCs w:val="16"/>
        </w:rPr>
        <w:t>The Japanese will try never to do anything to cause loss of face.</w:t>
      </w:r>
      <w:r w:rsidRPr="0003515E">
        <w:rPr>
          <w:rStyle w:val="apple-converted-space"/>
          <w:color w:val="000000"/>
          <w:szCs w:val="16"/>
        </w:rPr>
        <w:t> </w:t>
      </w:r>
      <w:r w:rsidRPr="0003515E">
        <w:rPr>
          <w:color w:val="000000"/>
          <w:szCs w:val="16"/>
        </w:rPr>
        <w:t> Therefore, they do not openly criticize, insult, or put anyone on-the-spot.</w:t>
      </w:r>
      <w:r w:rsidRPr="0003515E">
        <w:rPr>
          <w:color w:val="000000"/>
          <w:szCs w:val="16"/>
        </w:rPr>
        <w:br/>
        <w:t>. </w:t>
      </w:r>
    </w:p>
    <w:p w:rsidR="000270FA" w:rsidRPr="0003515E" w:rsidRDefault="000270FA" w:rsidP="009D7089">
      <w:pPr>
        <w:pStyle w:val="NormalWeb"/>
        <w:numPr>
          <w:ilvl w:val="0"/>
          <w:numId w:val="17"/>
        </w:numPr>
        <w:shd w:val="clear" w:color="auto" w:fill="FFFFFF"/>
        <w:rPr>
          <w:color w:val="000000"/>
          <w:szCs w:val="16"/>
        </w:rPr>
      </w:pPr>
      <w:r w:rsidRPr="0003515E">
        <w:rPr>
          <w:color w:val="000000"/>
          <w:szCs w:val="16"/>
        </w:rPr>
        <w:t>Face can be lost, taken away, or earned through praise and thanks.</w:t>
      </w:r>
    </w:p>
    <w:p w:rsidR="000270FA" w:rsidRPr="0003515E" w:rsidRDefault="000270FA" w:rsidP="000270FA">
      <w:pPr>
        <w:pStyle w:val="NormalWeb"/>
        <w:shd w:val="clear" w:color="auto" w:fill="FFFFFF"/>
        <w:rPr>
          <w:color w:val="000000"/>
          <w:szCs w:val="16"/>
        </w:rPr>
      </w:pPr>
      <w:r w:rsidRPr="0003515E">
        <w:rPr>
          <w:rStyle w:val="Strong"/>
          <w:color w:val="000000"/>
          <w:szCs w:val="16"/>
        </w:rPr>
        <w:t>Harmony in Japanese Society</w:t>
      </w:r>
    </w:p>
    <w:p w:rsidR="002F5271" w:rsidRDefault="000270FA" w:rsidP="009D7089">
      <w:pPr>
        <w:pStyle w:val="NormalWeb"/>
        <w:numPr>
          <w:ilvl w:val="0"/>
          <w:numId w:val="18"/>
        </w:numPr>
        <w:shd w:val="clear" w:color="auto" w:fill="FFFFFF"/>
        <w:rPr>
          <w:color w:val="000000"/>
          <w:szCs w:val="16"/>
        </w:rPr>
      </w:pPr>
      <w:r w:rsidRPr="0003515E">
        <w:rPr>
          <w:color w:val="000000"/>
          <w:szCs w:val="16"/>
        </w:rPr>
        <w:t>. Harmony is the key value in Japanese society.</w:t>
      </w:r>
      <w:r w:rsidRPr="0003515E">
        <w:rPr>
          <w:rStyle w:val="apple-converted-space"/>
          <w:color w:val="000000"/>
          <w:szCs w:val="16"/>
        </w:rPr>
        <w:t> </w:t>
      </w:r>
      <w:r w:rsidRPr="0003515E">
        <w:rPr>
          <w:color w:val="000000"/>
          <w:szCs w:val="16"/>
        </w:rPr>
        <w:t>Harmony is the guiding philosophy for the Japanese in family and business settings and in society as a whole.</w:t>
      </w:r>
      <w:r w:rsidRPr="0003515E">
        <w:rPr>
          <w:color w:val="000000"/>
          <w:szCs w:val="16"/>
        </w:rPr>
        <w:br/>
        <w:t>. </w:t>
      </w:r>
    </w:p>
    <w:p w:rsidR="002F5271" w:rsidRDefault="000270FA" w:rsidP="009D7089">
      <w:pPr>
        <w:pStyle w:val="NormalWeb"/>
        <w:numPr>
          <w:ilvl w:val="0"/>
          <w:numId w:val="18"/>
        </w:numPr>
        <w:shd w:val="clear" w:color="auto" w:fill="FFFFFF"/>
        <w:rPr>
          <w:color w:val="000000"/>
          <w:szCs w:val="16"/>
        </w:rPr>
      </w:pPr>
      <w:r w:rsidRPr="0003515E">
        <w:rPr>
          <w:color w:val="000000"/>
          <w:szCs w:val="16"/>
        </w:rPr>
        <w:t>Japanese children are taught to act harmoniously and cooperatively with others from the time they go to pre-school.</w:t>
      </w:r>
      <w:r w:rsidRPr="0003515E">
        <w:rPr>
          <w:rStyle w:val="apple-converted-space"/>
          <w:color w:val="000000"/>
          <w:szCs w:val="16"/>
        </w:rPr>
        <w:t> </w:t>
      </w:r>
      <w:r w:rsidRPr="0003515E">
        <w:rPr>
          <w:color w:val="000000"/>
          <w:szCs w:val="16"/>
        </w:rPr>
        <w:br/>
        <w:t>. </w:t>
      </w:r>
    </w:p>
    <w:p w:rsidR="002F5271" w:rsidRDefault="000270FA" w:rsidP="009D7089">
      <w:pPr>
        <w:pStyle w:val="NormalWeb"/>
        <w:numPr>
          <w:ilvl w:val="0"/>
          <w:numId w:val="18"/>
        </w:numPr>
        <w:shd w:val="clear" w:color="auto" w:fill="FFFFFF"/>
        <w:rPr>
          <w:color w:val="000000"/>
          <w:szCs w:val="16"/>
        </w:rPr>
      </w:pPr>
      <w:r w:rsidRPr="0003515E">
        <w:rPr>
          <w:color w:val="000000"/>
          <w:szCs w:val="16"/>
        </w:rPr>
        <w:t>The Japanese educational system emphasizes the interdependence of all people, and Japanese children are not raised to be independent but rather to work together.</w:t>
      </w:r>
      <w:r w:rsidRPr="0003515E">
        <w:rPr>
          <w:rStyle w:val="apple-converted-space"/>
          <w:color w:val="000000"/>
          <w:szCs w:val="16"/>
        </w:rPr>
        <w:t> </w:t>
      </w:r>
      <w:r w:rsidRPr="0003515E">
        <w:rPr>
          <w:color w:val="000000"/>
          <w:szCs w:val="16"/>
        </w:rPr>
        <w:t xml:space="preserve"> This need </w:t>
      </w:r>
      <w:r w:rsidRPr="0003515E">
        <w:rPr>
          <w:color w:val="000000"/>
          <w:szCs w:val="16"/>
        </w:rPr>
        <w:lastRenderedPageBreak/>
        <w:t>for harmonious relationships between people is ref</w:t>
      </w:r>
      <w:r>
        <w:rPr>
          <w:color w:val="000000"/>
          <w:szCs w:val="16"/>
        </w:rPr>
        <w:t>lected in much Japanese behavio</w:t>
      </w:r>
      <w:r w:rsidRPr="0003515E">
        <w:rPr>
          <w:color w:val="000000"/>
          <w:szCs w:val="16"/>
        </w:rPr>
        <w:t>r.</w:t>
      </w:r>
      <w:r w:rsidRPr="0003515E">
        <w:rPr>
          <w:rStyle w:val="apple-converted-space"/>
          <w:color w:val="000000"/>
          <w:szCs w:val="16"/>
        </w:rPr>
        <w:t> </w:t>
      </w:r>
      <w:r w:rsidRPr="0003515E">
        <w:rPr>
          <w:color w:val="000000"/>
          <w:szCs w:val="16"/>
        </w:rPr>
        <w:br/>
        <w:t>. </w:t>
      </w:r>
    </w:p>
    <w:p w:rsidR="002F5271" w:rsidRDefault="000270FA" w:rsidP="009D7089">
      <w:pPr>
        <w:pStyle w:val="NormalWeb"/>
        <w:numPr>
          <w:ilvl w:val="0"/>
          <w:numId w:val="18"/>
        </w:numPr>
        <w:shd w:val="clear" w:color="auto" w:fill="FFFFFF"/>
        <w:rPr>
          <w:color w:val="000000"/>
          <w:szCs w:val="16"/>
        </w:rPr>
      </w:pPr>
      <w:r w:rsidRPr="0003515E">
        <w:rPr>
          <w:color w:val="000000"/>
          <w:szCs w:val="16"/>
        </w:rPr>
        <w:t>They place great emphasis on politeness, personal responsibility and working together for the universal, rather than the individual, good.</w:t>
      </w:r>
      <w:r w:rsidRPr="0003515E">
        <w:rPr>
          <w:rStyle w:val="apple-converted-space"/>
          <w:color w:val="000000"/>
          <w:szCs w:val="16"/>
        </w:rPr>
        <w:t> </w:t>
      </w:r>
      <w:r w:rsidRPr="0003515E">
        <w:rPr>
          <w:color w:val="000000"/>
          <w:szCs w:val="16"/>
        </w:rPr>
        <w:br/>
        <w:t>. </w:t>
      </w:r>
    </w:p>
    <w:p w:rsidR="000270FA" w:rsidRPr="0003515E" w:rsidRDefault="000270FA" w:rsidP="009D7089">
      <w:pPr>
        <w:pStyle w:val="NormalWeb"/>
        <w:numPr>
          <w:ilvl w:val="0"/>
          <w:numId w:val="18"/>
        </w:numPr>
        <w:shd w:val="clear" w:color="auto" w:fill="FFFFFF"/>
        <w:rPr>
          <w:color w:val="000000"/>
          <w:szCs w:val="16"/>
        </w:rPr>
      </w:pPr>
      <w:r w:rsidRPr="0003515E">
        <w:rPr>
          <w:color w:val="000000"/>
          <w:szCs w:val="16"/>
        </w:rPr>
        <w:t>They present facts that might be disagreeable in a</w:t>
      </w:r>
      <w:r w:rsidR="002F5271">
        <w:rPr>
          <w:color w:val="000000"/>
          <w:szCs w:val="16"/>
        </w:rPr>
        <w:t xml:space="preserve"> gentle and indirect fashion.</w:t>
      </w:r>
      <w:r w:rsidRPr="0003515E">
        <w:rPr>
          <w:color w:val="000000"/>
          <w:szCs w:val="16"/>
        </w:rPr>
        <w:t xml:space="preserve"> They see working in harmony as the crucial ingredient for working productively.</w:t>
      </w:r>
    </w:p>
    <w:p w:rsidR="000270FA" w:rsidRPr="0003515E" w:rsidRDefault="000270FA" w:rsidP="000270FA">
      <w:pPr>
        <w:pStyle w:val="NormalWeb"/>
        <w:shd w:val="clear" w:color="auto" w:fill="FFFFFF"/>
        <w:rPr>
          <w:color w:val="000000"/>
          <w:szCs w:val="16"/>
        </w:rPr>
      </w:pPr>
      <w:r w:rsidRPr="0003515E">
        <w:rPr>
          <w:rStyle w:val="Strong"/>
          <w:color w:val="000000"/>
          <w:szCs w:val="16"/>
        </w:rPr>
        <w:t>Japanese Non-Verbal Communication</w:t>
      </w:r>
    </w:p>
    <w:p w:rsidR="002F5271" w:rsidRDefault="000270FA" w:rsidP="009D7089">
      <w:pPr>
        <w:pStyle w:val="NormalWeb"/>
        <w:numPr>
          <w:ilvl w:val="0"/>
          <w:numId w:val="19"/>
        </w:numPr>
        <w:shd w:val="clear" w:color="auto" w:fill="FFFFFF"/>
        <w:rPr>
          <w:color w:val="000000"/>
          <w:szCs w:val="16"/>
        </w:rPr>
      </w:pPr>
      <w:r w:rsidRPr="0003515E">
        <w:rPr>
          <w:color w:val="000000"/>
          <w:szCs w:val="16"/>
        </w:rPr>
        <w:t>. Since the Japanese strive for harmony and are group dependent, they rely on facial expression, tone of voice and posture to tell them what someone feels.</w:t>
      </w:r>
      <w:r w:rsidRPr="0003515E">
        <w:rPr>
          <w:rStyle w:val="apple-converted-space"/>
          <w:color w:val="000000"/>
          <w:szCs w:val="16"/>
        </w:rPr>
        <w:t> </w:t>
      </w:r>
      <w:r w:rsidRPr="0003515E">
        <w:rPr>
          <w:color w:val="000000"/>
          <w:szCs w:val="16"/>
        </w:rPr>
        <w:br/>
        <w:t>.</w:t>
      </w:r>
    </w:p>
    <w:p w:rsidR="002F5271" w:rsidRDefault="000270FA" w:rsidP="009D7089">
      <w:pPr>
        <w:pStyle w:val="NormalWeb"/>
        <w:numPr>
          <w:ilvl w:val="0"/>
          <w:numId w:val="19"/>
        </w:numPr>
        <w:shd w:val="clear" w:color="auto" w:fill="FFFFFF"/>
        <w:rPr>
          <w:color w:val="000000"/>
          <w:szCs w:val="16"/>
        </w:rPr>
      </w:pPr>
      <w:r w:rsidRPr="0003515E">
        <w:rPr>
          <w:color w:val="000000"/>
          <w:szCs w:val="16"/>
        </w:rPr>
        <w:t> They often trust non-verbal messages more than the spoken word as words can have several meanings.</w:t>
      </w:r>
      <w:r w:rsidRPr="0003515E">
        <w:rPr>
          <w:rStyle w:val="apple-converted-space"/>
          <w:color w:val="000000"/>
          <w:szCs w:val="16"/>
        </w:rPr>
        <w:t> </w:t>
      </w:r>
      <w:r w:rsidRPr="0003515E">
        <w:rPr>
          <w:color w:val="000000"/>
          <w:szCs w:val="16"/>
        </w:rPr>
        <w:br/>
        <w:t>. </w:t>
      </w:r>
    </w:p>
    <w:p w:rsidR="002F5271" w:rsidRDefault="000270FA" w:rsidP="009D7089">
      <w:pPr>
        <w:pStyle w:val="NormalWeb"/>
        <w:numPr>
          <w:ilvl w:val="0"/>
          <w:numId w:val="19"/>
        </w:numPr>
        <w:shd w:val="clear" w:color="auto" w:fill="FFFFFF"/>
        <w:rPr>
          <w:color w:val="000000"/>
          <w:szCs w:val="16"/>
        </w:rPr>
      </w:pPr>
      <w:r w:rsidRPr="0003515E">
        <w:rPr>
          <w:color w:val="000000"/>
          <w:szCs w:val="16"/>
        </w:rPr>
        <w:t>The context in which something is said affects the meaning of the words. Therefore, it is imperative to understand the situation to fully appreciate the response.</w:t>
      </w:r>
      <w:r w:rsidRPr="0003515E">
        <w:rPr>
          <w:rStyle w:val="apple-converted-space"/>
          <w:color w:val="000000"/>
          <w:szCs w:val="16"/>
        </w:rPr>
        <w:t> </w:t>
      </w:r>
      <w:r w:rsidRPr="0003515E">
        <w:rPr>
          <w:color w:val="000000"/>
          <w:szCs w:val="16"/>
        </w:rPr>
        <w:br/>
      </w:r>
    </w:p>
    <w:p w:rsidR="002F5271" w:rsidRDefault="000270FA" w:rsidP="009D7089">
      <w:pPr>
        <w:pStyle w:val="NormalWeb"/>
        <w:numPr>
          <w:ilvl w:val="0"/>
          <w:numId w:val="19"/>
        </w:numPr>
        <w:shd w:val="clear" w:color="auto" w:fill="FFFFFF"/>
        <w:rPr>
          <w:color w:val="000000"/>
          <w:szCs w:val="16"/>
        </w:rPr>
      </w:pPr>
      <w:r w:rsidRPr="0003515E">
        <w:rPr>
          <w:color w:val="000000"/>
          <w:szCs w:val="16"/>
        </w:rPr>
        <w:t> Frowning while someone is speaking is interpreted as a sign of disagreement.</w:t>
      </w:r>
      <w:r w:rsidRPr="0003515E">
        <w:rPr>
          <w:rStyle w:val="apple-converted-space"/>
          <w:color w:val="000000"/>
          <w:szCs w:val="16"/>
        </w:rPr>
        <w:t> </w:t>
      </w:r>
      <w:r w:rsidRPr="0003515E">
        <w:rPr>
          <w:color w:val="000000"/>
          <w:szCs w:val="16"/>
        </w:rPr>
        <w:br/>
        <w:t>. Most Japanese maintain an impassive expression when speaking.</w:t>
      </w:r>
      <w:r w:rsidRPr="0003515E">
        <w:rPr>
          <w:rStyle w:val="apple-converted-space"/>
          <w:color w:val="000000"/>
          <w:szCs w:val="16"/>
        </w:rPr>
        <w:t> </w:t>
      </w:r>
      <w:r w:rsidRPr="0003515E">
        <w:rPr>
          <w:color w:val="000000"/>
          <w:szCs w:val="16"/>
        </w:rPr>
        <w:br/>
        <w:t>.</w:t>
      </w:r>
    </w:p>
    <w:p w:rsidR="002F5271" w:rsidRDefault="000270FA" w:rsidP="009D7089">
      <w:pPr>
        <w:pStyle w:val="NormalWeb"/>
        <w:numPr>
          <w:ilvl w:val="0"/>
          <w:numId w:val="19"/>
        </w:numPr>
        <w:shd w:val="clear" w:color="auto" w:fill="FFFFFF"/>
        <w:rPr>
          <w:color w:val="000000"/>
          <w:szCs w:val="16"/>
        </w:rPr>
      </w:pPr>
      <w:r w:rsidRPr="0003515E">
        <w:rPr>
          <w:color w:val="000000"/>
          <w:szCs w:val="16"/>
        </w:rPr>
        <w:t> Expressions to watch out for include inhaling through clenched teeth, tilting the head, scratching the back of the head, and scratching the eyebrow.</w:t>
      </w:r>
      <w:r w:rsidRPr="0003515E">
        <w:rPr>
          <w:color w:val="000000"/>
          <w:szCs w:val="16"/>
        </w:rPr>
        <w:br/>
        <w:t>. </w:t>
      </w:r>
    </w:p>
    <w:p w:rsidR="002F5271" w:rsidRDefault="000270FA" w:rsidP="009D7089">
      <w:pPr>
        <w:pStyle w:val="NormalWeb"/>
        <w:numPr>
          <w:ilvl w:val="0"/>
          <w:numId w:val="19"/>
        </w:numPr>
        <w:shd w:val="clear" w:color="auto" w:fill="FFFFFF"/>
        <w:rPr>
          <w:color w:val="000000"/>
          <w:szCs w:val="16"/>
        </w:rPr>
      </w:pPr>
      <w:r w:rsidRPr="0003515E">
        <w:rPr>
          <w:color w:val="000000"/>
          <w:szCs w:val="16"/>
        </w:rPr>
        <w:t>Non-verbal communication is so vital that there is a book for 'gaijins' (foreigners) on how to interpret the signs!</w:t>
      </w:r>
      <w:r w:rsidRPr="0003515E">
        <w:rPr>
          <w:color w:val="000000"/>
          <w:szCs w:val="16"/>
        </w:rPr>
        <w:br/>
        <w:t>.</w:t>
      </w:r>
    </w:p>
    <w:p w:rsidR="002F5271" w:rsidRDefault="000270FA" w:rsidP="009D7089">
      <w:pPr>
        <w:pStyle w:val="NormalWeb"/>
        <w:numPr>
          <w:ilvl w:val="0"/>
          <w:numId w:val="19"/>
        </w:numPr>
        <w:shd w:val="clear" w:color="auto" w:fill="FFFFFF"/>
        <w:rPr>
          <w:color w:val="000000"/>
          <w:szCs w:val="16"/>
        </w:rPr>
      </w:pPr>
      <w:r w:rsidRPr="0003515E">
        <w:rPr>
          <w:color w:val="000000"/>
          <w:szCs w:val="16"/>
        </w:rPr>
        <w:t> It is considered disrespectful to stare into another person's eyes, particularly those of a person who is senior to you because of age or status.</w:t>
      </w:r>
      <w:r w:rsidRPr="0003515E">
        <w:rPr>
          <w:rStyle w:val="apple-converted-space"/>
          <w:color w:val="000000"/>
          <w:szCs w:val="16"/>
        </w:rPr>
        <w:t> </w:t>
      </w:r>
      <w:r w:rsidRPr="0003515E">
        <w:rPr>
          <w:color w:val="000000"/>
          <w:szCs w:val="16"/>
        </w:rPr>
        <w:br/>
      </w:r>
    </w:p>
    <w:p w:rsidR="002F5271" w:rsidRPr="002F5271" w:rsidRDefault="002F5271" w:rsidP="002F5271">
      <w:pPr>
        <w:pStyle w:val="NormalWeb"/>
        <w:shd w:val="clear" w:color="auto" w:fill="FFFFFF"/>
        <w:ind w:left="720"/>
        <w:rPr>
          <w:color w:val="000000"/>
          <w:szCs w:val="16"/>
        </w:rPr>
      </w:pPr>
    </w:p>
    <w:p w:rsidR="009D7089" w:rsidRDefault="009D7089" w:rsidP="002F5271">
      <w:pPr>
        <w:pStyle w:val="NormalWeb"/>
        <w:shd w:val="clear" w:color="auto" w:fill="FFFFFF"/>
        <w:ind w:left="720"/>
        <w:rPr>
          <w:color w:val="000000"/>
          <w:spacing w:val="-12"/>
          <w:sz w:val="40"/>
          <w:szCs w:val="32"/>
        </w:rPr>
      </w:pPr>
    </w:p>
    <w:p w:rsidR="00A304A2" w:rsidRPr="002F5271" w:rsidRDefault="00A304A2" w:rsidP="002F5271">
      <w:pPr>
        <w:pStyle w:val="NormalWeb"/>
        <w:shd w:val="clear" w:color="auto" w:fill="FFFFFF"/>
        <w:ind w:left="720"/>
        <w:rPr>
          <w:color w:val="000000"/>
          <w:szCs w:val="16"/>
        </w:rPr>
      </w:pPr>
      <w:r w:rsidRPr="002F5271">
        <w:rPr>
          <w:color w:val="000000"/>
          <w:spacing w:val="-12"/>
          <w:sz w:val="40"/>
          <w:szCs w:val="32"/>
        </w:rPr>
        <w:lastRenderedPageBreak/>
        <w:t>Business Etiquette and Protocol in Japan</w:t>
      </w:r>
    </w:p>
    <w:p w:rsidR="00A304A2" w:rsidRDefault="00A304A2" w:rsidP="000270FA">
      <w:pPr>
        <w:pStyle w:val="NormalWeb"/>
        <w:shd w:val="clear" w:color="auto" w:fill="FFFFFF"/>
        <w:rPr>
          <w:rStyle w:val="Strong"/>
          <w:color w:val="000000"/>
          <w:szCs w:val="16"/>
        </w:rPr>
      </w:pPr>
    </w:p>
    <w:p w:rsidR="000270FA" w:rsidRPr="0003515E" w:rsidRDefault="000270FA" w:rsidP="000270FA">
      <w:pPr>
        <w:pStyle w:val="NormalWeb"/>
        <w:shd w:val="clear" w:color="auto" w:fill="FFFFFF"/>
        <w:rPr>
          <w:color w:val="000000"/>
          <w:szCs w:val="16"/>
        </w:rPr>
      </w:pPr>
      <w:r w:rsidRPr="0003515E">
        <w:rPr>
          <w:rStyle w:val="Strong"/>
          <w:color w:val="000000"/>
          <w:szCs w:val="16"/>
        </w:rPr>
        <w:t>Understanding of Foreign Ways</w:t>
      </w:r>
      <w:r w:rsidR="00D80D73" w:rsidRPr="00D80D73">
        <w:rPr>
          <w:b/>
          <w:bCs/>
          <w:noProof/>
          <w:color w:val="000000"/>
          <w:spacing w:val="-12"/>
          <w:szCs w:val="32"/>
        </w:rPr>
        <w:pict>
          <v:shape id="_x0000_s1031" type="#_x0000_t75" alt="Etiquette in Japan" style="position:absolute;margin-left:-240pt;margin-top:0;width:24pt;height:24pt;z-index:251668480;mso-wrap-distance-left:1.5pt;mso-wrap-distance-top:1.5pt;mso-wrap-distance-right:1.5pt;mso-wrap-distance-bottom:1.5pt;mso-position-horizontal:right;mso-position-horizontal-relative:text;mso-position-vertical-relative:line" o:allowoverlap="f">
            <w10:wrap type="square"/>
          </v:shape>
        </w:pict>
      </w:r>
    </w:p>
    <w:p w:rsidR="00C7135A" w:rsidRDefault="000270FA" w:rsidP="009D7089">
      <w:pPr>
        <w:pStyle w:val="NormalWeb"/>
        <w:numPr>
          <w:ilvl w:val="0"/>
          <w:numId w:val="34"/>
        </w:numPr>
        <w:shd w:val="clear" w:color="auto" w:fill="FFFFFF"/>
        <w:rPr>
          <w:color w:val="000000"/>
          <w:szCs w:val="16"/>
        </w:rPr>
      </w:pPr>
      <w:r w:rsidRPr="0003515E">
        <w:rPr>
          <w:color w:val="000000"/>
          <w:szCs w:val="16"/>
        </w:rPr>
        <w:t>. Japanese understand that it is very difficult for foreigners to work in Japan.</w:t>
      </w:r>
    </w:p>
    <w:p w:rsidR="00C7135A" w:rsidRDefault="000270FA" w:rsidP="009D7089">
      <w:pPr>
        <w:pStyle w:val="NormalWeb"/>
        <w:numPr>
          <w:ilvl w:val="0"/>
          <w:numId w:val="34"/>
        </w:numPr>
        <w:shd w:val="clear" w:color="auto" w:fill="FFFFFF"/>
        <w:rPr>
          <w:rStyle w:val="apple-converted-space"/>
          <w:color w:val="000000"/>
          <w:szCs w:val="16"/>
        </w:rPr>
      </w:pPr>
      <w:r w:rsidRPr="0003515E">
        <w:rPr>
          <w:color w:val="000000"/>
          <w:szCs w:val="16"/>
        </w:rPr>
        <w:t xml:space="preserve"> They will not expect you to speak or read Japanese, or be conversant with their strict cultural nuances and protocol.</w:t>
      </w:r>
      <w:r w:rsidRPr="0003515E">
        <w:rPr>
          <w:rStyle w:val="apple-converted-space"/>
          <w:color w:val="000000"/>
          <w:szCs w:val="16"/>
        </w:rPr>
        <w:t> </w:t>
      </w:r>
    </w:p>
    <w:p w:rsidR="00C7135A" w:rsidRDefault="000270FA" w:rsidP="009D7089">
      <w:pPr>
        <w:pStyle w:val="NormalWeb"/>
        <w:numPr>
          <w:ilvl w:val="0"/>
          <w:numId w:val="34"/>
        </w:numPr>
        <w:shd w:val="clear" w:color="auto" w:fill="FFFFFF"/>
        <w:rPr>
          <w:color w:val="000000"/>
          <w:szCs w:val="16"/>
        </w:rPr>
      </w:pPr>
      <w:r w:rsidRPr="0003515E">
        <w:rPr>
          <w:color w:val="000000"/>
          <w:szCs w:val="16"/>
        </w:rPr>
        <w:t>Mistakes are allowed as long as genuine respect is shown at all times.</w:t>
      </w:r>
    </w:p>
    <w:p w:rsidR="000270FA" w:rsidRPr="00C7135A" w:rsidRDefault="000270FA" w:rsidP="009D7089">
      <w:pPr>
        <w:pStyle w:val="NormalWeb"/>
        <w:numPr>
          <w:ilvl w:val="0"/>
          <w:numId w:val="34"/>
        </w:numPr>
        <w:shd w:val="clear" w:color="auto" w:fill="FFFFFF"/>
        <w:rPr>
          <w:color w:val="000000"/>
          <w:szCs w:val="16"/>
        </w:rPr>
      </w:pPr>
      <w:r w:rsidRPr="00C7135A">
        <w:rPr>
          <w:color w:val="000000"/>
          <w:szCs w:val="16"/>
        </w:rPr>
        <w:t>They will usually try to help you but often feel embarrassment at their own lack of understanding or English language ability.</w:t>
      </w:r>
    </w:p>
    <w:p w:rsidR="000270FA" w:rsidRPr="0003515E" w:rsidRDefault="000270FA" w:rsidP="000270FA">
      <w:pPr>
        <w:pStyle w:val="NormalWeb"/>
        <w:shd w:val="clear" w:color="auto" w:fill="FFFFFF"/>
        <w:rPr>
          <w:color w:val="000000"/>
          <w:szCs w:val="16"/>
        </w:rPr>
      </w:pPr>
      <w:r w:rsidRPr="0003515E">
        <w:rPr>
          <w:rStyle w:val="Strong"/>
          <w:color w:val="000000"/>
          <w:szCs w:val="16"/>
        </w:rPr>
        <w:t>Relationships &amp; Communication</w:t>
      </w:r>
    </w:p>
    <w:p w:rsidR="00C7135A" w:rsidRDefault="000270FA" w:rsidP="009D7089">
      <w:pPr>
        <w:pStyle w:val="NormalWeb"/>
        <w:numPr>
          <w:ilvl w:val="0"/>
          <w:numId w:val="35"/>
        </w:numPr>
        <w:shd w:val="clear" w:color="auto" w:fill="FFFFFF"/>
        <w:rPr>
          <w:rStyle w:val="apple-converted-space"/>
          <w:color w:val="000000"/>
          <w:szCs w:val="16"/>
        </w:rPr>
      </w:pPr>
      <w:r w:rsidRPr="0003515E">
        <w:rPr>
          <w:color w:val="000000"/>
          <w:szCs w:val="16"/>
        </w:rPr>
        <w:t>. The Japanese prefer to do business on the basis of personal relationships.</w:t>
      </w:r>
    </w:p>
    <w:p w:rsidR="00C7135A" w:rsidRDefault="000270FA" w:rsidP="009D7089">
      <w:pPr>
        <w:pStyle w:val="NormalWeb"/>
        <w:numPr>
          <w:ilvl w:val="0"/>
          <w:numId w:val="35"/>
        </w:numPr>
        <w:shd w:val="clear" w:color="auto" w:fill="FFFFFF"/>
        <w:rPr>
          <w:color w:val="000000"/>
          <w:szCs w:val="16"/>
        </w:rPr>
      </w:pPr>
      <w:r w:rsidRPr="0003515E">
        <w:rPr>
          <w:color w:val="000000"/>
          <w:szCs w:val="16"/>
        </w:rPr>
        <w:t>In general, being introduced or recommended by someone who already has a good relationship with the company is extremely helpful as it allows the Japanese to know how to place you in a hierarchy relative to themselves.</w:t>
      </w:r>
      <w:r w:rsidRPr="0003515E">
        <w:rPr>
          <w:rStyle w:val="apple-converted-space"/>
          <w:color w:val="000000"/>
          <w:szCs w:val="16"/>
        </w:rPr>
        <w:t> </w:t>
      </w:r>
    </w:p>
    <w:p w:rsidR="000270FA" w:rsidRPr="0003515E" w:rsidRDefault="000270FA" w:rsidP="009D7089">
      <w:pPr>
        <w:pStyle w:val="NormalWeb"/>
        <w:numPr>
          <w:ilvl w:val="0"/>
          <w:numId w:val="35"/>
        </w:numPr>
        <w:shd w:val="clear" w:color="auto" w:fill="FFFFFF"/>
        <w:rPr>
          <w:color w:val="000000"/>
          <w:szCs w:val="16"/>
        </w:rPr>
      </w:pPr>
      <w:r w:rsidRPr="0003515E">
        <w:rPr>
          <w:color w:val="000000"/>
          <w:szCs w:val="16"/>
        </w:rPr>
        <w:t>One way to build and maintain relationships is with greetings / seasonal cards.</w:t>
      </w:r>
      <w:r w:rsidRPr="0003515E">
        <w:rPr>
          <w:rStyle w:val="apple-converted-space"/>
          <w:color w:val="000000"/>
          <w:szCs w:val="16"/>
        </w:rPr>
        <w:t> </w:t>
      </w:r>
      <w:r w:rsidR="00C7135A">
        <w:rPr>
          <w:color w:val="000000"/>
          <w:szCs w:val="16"/>
        </w:rPr>
        <w:br/>
        <w:t>.</w:t>
      </w:r>
    </w:p>
    <w:p w:rsidR="00C7135A" w:rsidRDefault="000270FA" w:rsidP="002F5271">
      <w:pPr>
        <w:pStyle w:val="NormalWeb"/>
        <w:shd w:val="clear" w:color="auto" w:fill="FFFFFF"/>
        <w:rPr>
          <w:color w:val="000000"/>
          <w:szCs w:val="16"/>
        </w:rPr>
      </w:pPr>
      <w:r w:rsidRPr="0003515E">
        <w:rPr>
          <w:rStyle w:val="Strong"/>
          <w:color w:val="000000"/>
          <w:szCs w:val="16"/>
        </w:rPr>
        <w:t>Business Meeting Etiquette</w:t>
      </w:r>
      <w:r w:rsidRPr="0003515E">
        <w:rPr>
          <w:color w:val="000000"/>
          <w:szCs w:val="16"/>
        </w:rPr>
        <w:t>.</w:t>
      </w:r>
    </w:p>
    <w:p w:rsidR="00C7135A" w:rsidRDefault="000270FA" w:rsidP="009D7089">
      <w:pPr>
        <w:pStyle w:val="NormalWeb"/>
        <w:numPr>
          <w:ilvl w:val="0"/>
          <w:numId w:val="36"/>
        </w:numPr>
        <w:shd w:val="clear" w:color="auto" w:fill="FFFFFF"/>
        <w:rPr>
          <w:color w:val="000000"/>
          <w:szCs w:val="16"/>
        </w:rPr>
      </w:pPr>
      <w:r w:rsidRPr="0003515E">
        <w:rPr>
          <w:color w:val="000000"/>
          <w:szCs w:val="16"/>
        </w:rPr>
        <w:t>Appointments are required and, whenever possible, should be made several weeks in advance.</w:t>
      </w:r>
      <w:r w:rsidRPr="0003515E">
        <w:rPr>
          <w:rStyle w:val="apple-converted-space"/>
          <w:color w:val="000000"/>
          <w:szCs w:val="16"/>
        </w:rPr>
        <w:t> </w:t>
      </w:r>
    </w:p>
    <w:p w:rsidR="00C7135A" w:rsidRDefault="000270FA" w:rsidP="009D7089">
      <w:pPr>
        <w:pStyle w:val="NormalWeb"/>
        <w:numPr>
          <w:ilvl w:val="0"/>
          <w:numId w:val="36"/>
        </w:numPr>
        <w:shd w:val="clear" w:color="auto" w:fill="FFFFFF"/>
        <w:rPr>
          <w:color w:val="000000"/>
          <w:szCs w:val="16"/>
        </w:rPr>
      </w:pPr>
      <w:r w:rsidRPr="0003515E">
        <w:rPr>
          <w:color w:val="000000"/>
          <w:szCs w:val="16"/>
        </w:rPr>
        <w:t> It is best to telephone for an appointment rather than send a letter, fax or email. </w:t>
      </w:r>
      <w:r w:rsidRPr="0003515E">
        <w:rPr>
          <w:rStyle w:val="apple-converted-space"/>
          <w:color w:val="000000"/>
          <w:szCs w:val="16"/>
        </w:rPr>
        <w:t> </w:t>
      </w:r>
    </w:p>
    <w:p w:rsidR="00C7135A" w:rsidRDefault="000270FA" w:rsidP="009D7089">
      <w:pPr>
        <w:pStyle w:val="NormalWeb"/>
        <w:numPr>
          <w:ilvl w:val="0"/>
          <w:numId w:val="36"/>
        </w:numPr>
        <w:shd w:val="clear" w:color="auto" w:fill="FFFFFF"/>
        <w:rPr>
          <w:color w:val="000000"/>
          <w:szCs w:val="16"/>
        </w:rPr>
      </w:pPr>
      <w:r w:rsidRPr="0003515E">
        <w:rPr>
          <w:color w:val="000000"/>
          <w:szCs w:val="16"/>
        </w:rPr>
        <w:t> Punctuality is important. Arrive on time for meetings and expect your Japanese</w:t>
      </w:r>
      <w:r w:rsidR="00C7135A">
        <w:rPr>
          <w:color w:val="000000"/>
          <w:szCs w:val="16"/>
        </w:rPr>
        <w:t xml:space="preserve"> colleagues will do the same.</w:t>
      </w:r>
      <w:r w:rsidRPr="0003515E">
        <w:rPr>
          <w:color w:val="000000"/>
          <w:szCs w:val="16"/>
        </w:rPr>
        <w:t>Since this is a group society, even if you think you will be meeting one person, be prepared for a group meeting.</w:t>
      </w:r>
      <w:r w:rsidRPr="0003515E">
        <w:rPr>
          <w:rStyle w:val="apple-converted-space"/>
          <w:color w:val="000000"/>
          <w:szCs w:val="16"/>
        </w:rPr>
        <w:t> </w:t>
      </w:r>
    </w:p>
    <w:p w:rsidR="00C7135A" w:rsidRDefault="000270FA" w:rsidP="009D7089">
      <w:pPr>
        <w:pStyle w:val="NormalWeb"/>
        <w:numPr>
          <w:ilvl w:val="0"/>
          <w:numId w:val="36"/>
        </w:numPr>
        <w:shd w:val="clear" w:color="auto" w:fill="FFFFFF"/>
        <w:rPr>
          <w:color w:val="000000"/>
          <w:szCs w:val="16"/>
        </w:rPr>
      </w:pPr>
      <w:r w:rsidRPr="0003515E">
        <w:rPr>
          <w:color w:val="000000"/>
          <w:szCs w:val="16"/>
        </w:rPr>
        <w:t>The most senior Japanese person will be seated furthest from the door, with the rest of the people in descending rank until the most junior person is seated closest to the door.</w:t>
      </w:r>
      <w:r w:rsidRPr="0003515E">
        <w:rPr>
          <w:color w:val="000000"/>
          <w:szCs w:val="16"/>
        </w:rPr>
        <w:br/>
        <w:t>.  It may take several meetings for your Japanese counterparts to become comfortable with you and be able to conduct business with you.</w:t>
      </w:r>
      <w:r w:rsidRPr="0003515E">
        <w:rPr>
          <w:rStyle w:val="apple-converted-space"/>
          <w:color w:val="000000"/>
          <w:szCs w:val="16"/>
        </w:rPr>
        <w:t> </w:t>
      </w:r>
    </w:p>
    <w:p w:rsidR="00C7135A" w:rsidRDefault="000270FA" w:rsidP="009D7089">
      <w:pPr>
        <w:pStyle w:val="NormalWeb"/>
        <w:numPr>
          <w:ilvl w:val="0"/>
          <w:numId w:val="36"/>
        </w:numPr>
        <w:shd w:val="clear" w:color="auto" w:fill="FFFFFF"/>
        <w:rPr>
          <w:color w:val="000000"/>
          <w:szCs w:val="16"/>
        </w:rPr>
      </w:pPr>
      <w:r w:rsidRPr="0003515E">
        <w:rPr>
          <w:color w:val="000000"/>
          <w:szCs w:val="16"/>
        </w:rPr>
        <w:t>You may be awarded a small amount of business as a trial to see if you meet your commitments</w:t>
      </w:r>
    </w:p>
    <w:p w:rsidR="00C7135A" w:rsidRDefault="000270FA" w:rsidP="009D7089">
      <w:pPr>
        <w:pStyle w:val="NormalWeb"/>
        <w:numPr>
          <w:ilvl w:val="0"/>
          <w:numId w:val="36"/>
        </w:numPr>
        <w:shd w:val="clear" w:color="auto" w:fill="FFFFFF"/>
        <w:rPr>
          <w:color w:val="000000"/>
          <w:szCs w:val="16"/>
        </w:rPr>
      </w:pPr>
      <w:r w:rsidRPr="0003515E">
        <w:rPr>
          <w:color w:val="000000"/>
          <w:szCs w:val="16"/>
        </w:rPr>
        <w:lastRenderedPageBreak/>
        <w:t> If you respond quickly and with excellent service, you prove your ability and trustworthiness.</w:t>
      </w:r>
      <w:r w:rsidRPr="0003515E">
        <w:rPr>
          <w:rStyle w:val="apple-converted-space"/>
          <w:color w:val="000000"/>
          <w:szCs w:val="16"/>
        </w:rPr>
        <w:t> </w:t>
      </w:r>
      <w:r w:rsidRPr="0003515E">
        <w:rPr>
          <w:color w:val="000000"/>
          <w:szCs w:val="16"/>
        </w:rPr>
        <w:br/>
        <w:t>. </w:t>
      </w:r>
    </w:p>
    <w:p w:rsidR="00C7135A" w:rsidRDefault="000270FA" w:rsidP="009D7089">
      <w:pPr>
        <w:pStyle w:val="NormalWeb"/>
        <w:numPr>
          <w:ilvl w:val="0"/>
          <w:numId w:val="36"/>
        </w:numPr>
        <w:shd w:val="clear" w:color="auto" w:fill="FFFFFF"/>
        <w:rPr>
          <w:color w:val="000000"/>
          <w:szCs w:val="16"/>
        </w:rPr>
      </w:pPr>
      <w:r w:rsidRPr="0003515E">
        <w:rPr>
          <w:color w:val="000000"/>
          <w:szCs w:val="16"/>
        </w:rPr>
        <w:t>Never refuse a request, no matter how difficult or non- profitable it may appear. The Japanese are looking</w:t>
      </w:r>
      <w:r w:rsidR="00C7135A">
        <w:rPr>
          <w:color w:val="000000"/>
          <w:szCs w:val="16"/>
        </w:rPr>
        <w:t xml:space="preserve"> for a long-term relationship.</w:t>
      </w:r>
    </w:p>
    <w:p w:rsidR="00C7135A" w:rsidRDefault="000270FA" w:rsidP="009D7089">
      <w:pPr>
        <w:pStyle w:val="NormalWeb"/>
        <w:numPr>
          <w:ilvl w:val="0"/>
          <w:numId w:val="36"/>
        </w:numPr>
        <w:shd w:val="clear" w:color="auto" w:fill="FFFFFF"/>
        <w:rPr>
          <w:color w:val="000000"/>
          <w:szCs w:val="16"/>
        </w:rPr>
      </w:pPr>
      <w:r w:rsidRPr="0003515E">
        <w:rPr>
          <w:color w:val="000000"/>
          <w:szCs w:val="16"/>
        </w:rPr>
        <w:t> Always provide a package of literature about your company including articles and client</w:t>
      </w:r>
      <w:r w:rsidR="002F5271">
        <w:rPr>
          <w:color w:val="000000"/>
          <w:szCs w:val="16"/>
        </w:rPr>
        <w:t xml:space="preserve"> </w:t>
      </w:r>
      <w:r w:rsidRPr="0003515E">
        <w:rPr>
          <w:color w:val="000000"/>
          <w:szCs w:val="16"/>
        </w:rPr>
        <w:t>testimonials.</w:t>
      </w:r>
      <w:r w:rsidRPr="0003515E">
        <w:rPr>
          <w:color w:val="000000"/>
          <w:szCs w:val="16"/>
        </w:rPr>
        <w:br/>
      </w:r>
    </w:p>
    <w:p w:rsidR="000270FA" w:rsidRPr="00C7135A" w:rsidRDefault="000270FA" w:rsidP="00C7135A">
      <w:pPr>
        <w:pStyle w:val="NormalWeb"/>
        <w:shd w:val="clear" w:color="auto" w:fill="FFFFFF"/>
        <w:ind w:left="765"/>
        <w:rPr>
          <w:color w:val="000000"/>
          <w:szCs w:val="16"/>
        </w:rPr>
      </w:pPr>
      <w:r>
        <w:t>A color chart for Japanese colors as referred to in the above list plus a few additionals:</w:t>
      </w:r>
    </w:p>
    <w:tbl>
      <w:tblPr>
        <w:tblW w:w="41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10"/>
        <w:gridCol w:w="4770"/>
      </w:tblGrid>
      <w:tr w:rsidR="000270FA" w:rsidTr="007E215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270FA" w:rsidRDefault="000270FA" w:rsidP="007E2158">
            <w:pPr>
              <w:rPr>
                <w:sz w:val="24"/>
                <w:szCs w:val="24"/>
              </w:rPr>
            </w:pPr>
            <w:r>
              <w:rPr>
                <w:noProof/>
              </w:rPr>
              <w:drawing>
                <wp:inline distT="0" distB="0" distL="0" distR="0">
                  <wp:extent cx="2924175" cy="2857500"/>
                  <wp:effectExtent l="19050" t="0" r="9525" b="0"/>
                  <wp:docPr id="211" name="Picture 1" descr="http://www.temarikai.com/infoimages/tradcolor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marikai.com/infoimages/tradcolorchart1.jpg"/>
                          <pic:cNvPicPr>
                            <a:picLocks noChangeAspect="1" noChangeArrowheads="1"/>
                          </pic:cNvPicPr>
                        </pic:nvPicPr>
                        <pic:blipFill>
                          <a:blip r:embed="rId279"/>
                          <a:srcRect/>
                          <a:stretch>
                            <a:fillRect/>
                          </a:stretch>
                        </pic:blipFill>
                        <pic:spPr bwMode="auto">
                          <a:xfrm>
                            <a:off x="0" y="0"/>
                            <a:ext cx="2924175" cy="285750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0270FA" w:rsidRDefault="000270FA" w:rsidP="007E2158">
            <w:pPr>
              <w:rPr>
                <w:sz w:val="24"/>
                <w:szCs w:val="24"/>
              </w:rPr>
            </w:pPr>
            <w:r>
              <w:rPr>
                <w:noProof/>
              </w:rPr>
              <w:drawing>
                <wp:inline distT="0" distB="0" distL="0" distR="0">
                  <wp:extent cx="2962275" cy="2857500"/>
                  <wp:effectExtent l="19050" t="0" r="9525" b="0"/>
                  <wp:docPr id="212" name="Picture 2" descr="http://www.temarikai.com/infoimages/tradcolor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marikai.com/infoimages/tradcolorchart2.jpg"/>
                          <pic:cNvPicPr>
                            <a:picLocks noChangeAspect="1" noChangeArrowheads="1"/>
                          </pic:cNvPicPr>
                        </pic:nvPicPr>
                        <pic:blipFill>
                          <a:blip r:embed="rId280"/>
                          <a:srcRect/>
                          <a:stretch>
                            <a:fillRect/>
                          </a:stretch>
                        </pic:blipFill>
                        <pic:spPr bwMode="auto">
                          <a:xfrm>
                            <a:off x="0" y="0"/>
                            <a:ext cx="2962275" cy="2857500"/>
                          </a:xfrm>
                          <a:prstGeom prst="rect">
                            <a:avLst/>
                          </a:prstGeom>
                          <a:noFill/>
                          <a:ln w="9525">
                            <a:noFill/>
                            <a:miter lim="800000"/>
                            <a:headEnd/>
                            <a:tailEnd/>
                          </a:ln>
                        </pic:spPr>
                      </pic:pic>
                    </a:graphicData>
                  </a:graphic>
                </wp:inline>
              </w:drawing>
            </w:r>
          </w:p>
        </w:tc>
      </w:tr>
    </w:tbl>
    <w:p w:rsidR="000270FA" w:rsidRDefault="000270FA" w:rsidP="000270FA">
      <w:pPr>
        <w:pStyle w:val="NormalWeb"/>
      </w:pPr>
    </w:p>
    <w:p w:rsidR="00C7135A" w:rsidRPr="00C7135A" w:rsidRDefault="00C7135A" w:rsidP="00C7135A">
      <w:pPr>
        <w:pStyle w:val="NormalWeb"/>
        <w:shd w:val="clear" w:color="auto" w:fill="FFFFFF"/>
        <w:ind w:left="405"/>
        <w:rPr>
          <w:color w:val="000000"/>
          <w:szCs w:val="16"/>
        </w:rPr>
      </w:pPr>
      <w:r w:rsidRPr="00C7135A">
        <w:rPr>
          <w:b/>
          <w:bCs/>
          <w:i/>
          <w:iCs/>
          <w:sz w:val="27"/>
          <w:szCs w:val="27"/>
        </w:rPr>
        <w:t>Japanese Traditional and Ceremonial Colors</w:t>
      </w:r>
      <w:r>
        <w:t xml:space="preserve"> </w:t>
      </w:r>
      <w:r>
        <w:br/>
      </w:r>
      <w:r w:rsidRPr="00C7135A">
        <w:rPr>
          <w:b/>
          <w:bCs/>
          <w:i/>
          <w:iCs/>
          <w:sz w:val="20"/>
          <w:szCs w:val="20"/>
        </w:rPr>
        <w:t>General Color Meanings</w:t>
      </w:r>
    </w:p>
    <w:p w:rsidR="00C7135A" w:rsidRPr="00446BD4" w:rsidRDefault="00C7135A" w:rsidP="00C7135A">
      <w:pPr>
        <w:rPr>
          <w:rFonts w:ascii="Times New Roman" w:hAnsi="Times New Roman" w:cs="Times New Roman"/>
          <w:b/>
          <w:sz w:val="24"/>
          <w:szCs w:val="32"/>
        </w:rPr>
      </w:pPr>
      <w:r w:rsidRPr="00446BD4">
        <w:rPr>
          <w:rFonts w:ascii="Times New Roman" w:hAnsi="Times New Roman" w:cs="Times New Roman"/>
          <w:b/>
          <w:bCs/>
          <w:iCs/>
          <w:sz w:val="24"/>
          <w:szCs w:val="32"/>
        </w:rPr>
        <w:t>FLOWERS</w:t>
      </w:r>
    </w:p>
    <w:p w:rsidR="00C7135A" w:rsidRDefault="00C7135A" w:rsidP="009D7089">
      <w:pPr>
        <w:pStyle w:val="NormalWeb"/>
        <w:numPr>
          <w:ilvl w:val="0"/>
          <w:numId w:val="2"/>
        </w:numPr>
        <w:spacing w:before="100" w:beforeAutospacing="1" w:after="100" w:afterAutospacing="1" w:line="240" w:lineRule="auto"/>
      </w:pPr>
      <w:r>
        <w:t xml:space="preserve">Chrysanthemums are a favorite flower for the Japanese.    </w:t>
      </w:r>
    </w:p>
    <w:p w:rsidR="00C7135A" w:rsidRDefault="00C7135A" w:rsidP="009D7089">
      <w:pPr>
        <w:pStyle w:val="NormalWeb"/>
        <w:numPr>
          <w:ilvl w:val="0"/>
          <w:numId w:val="2"/>
        </w:numPr>
        <w:spacing w:before="100" w:beforeAutospacing="1" w:after="100" w:afterAutospacing="1" w:line="240" w:lineRule="auto"/>
      </w:pPr>
      <w:r>
        <w:t>Rose is not popular, and even considered bad luck. </w:t>
      </w:r>
    </w:p>
    <w:p w:rsidR="00C7135A" w:rsidRDefault="00C7135A" w:rsidP="009D7089">
      <w:pPr>
        <w:pStyle w:val="NormalWeb"/>
        <w:numPr>
          <w:ilvl w:val="0"/>
          <w:numId w:val="2"/>
        </w:numPr>
        <w:spacing w:before="100" w:beforeAutospacing="1" w:after="100" w:afterAutospacing="1" w:line="240" w:lineRule="auto"/>
      </w:pPr>
      <w:r>
        <w:t>Sakura (cherry blossoms), daisies, plum blossoms are greatly admired. </w:t>
      </w:r>
    </w:p>
    <w:p w:rsidR="00C7135A" w:rsidRDefault="00C7135A" w:rsidP="009D7089">
      <w:pPr>
        <w:pStyle w:val="NormalWeb"/>
        <w:numPr>
          <w:ilvl w:val="0"/>
          <w:numId w:val="2"/>
        </w:numPr>
        <w:spacing w:before="100" w:beforeAutospacing="1" w:after="100" w:afterAutospacing="1" w:line="240" w:lineRule="auto"/>
      </w:pPr>
      <w:r>
        <w:t>Something with many petals can also be related to many years of life (long life) which is   another "good fortune" wish.</w:t>
      </w:r>
    </w:p>
    <w:p w:rsidR="00C7135A" w:rsidRDefault="00C7135A" w:rsidP="00C7135A">
      <w:pPr>
        <w:pStyle w:val="NormalWeb"/>
      </w:pPr>
      <w:r>
        <w:rPr>
          <w:b/>
        </w:rPr>
        <w:t>COLORS</w:t>
      </w:r>
      <w:r>
        <w:t> </w:t>
      </w:r>
    </w:p>
    <w:p w:rsidR="00C7135A" w:rsidRDefault="00C7135A" w:rsidP="009D7089">
      <w:pPr>
        <w:pStyle w:val="NormalWeb"/>
        <w:numPr>
          <w:ilvl w:val="0"/>
          <w:numId w:val="2"/>
        </w:numPr>
        <w:spacing w:before="100" w:beforeAutospacing="1" w:after="100" w:afterAutospacing="1" w:line="240" w:lineRule="auto"/>
      </w:pPr>
      <w:r>
        <w:lastRenderedPageBreak/>
        <w:t xml:space="preserve">Red and White are auspicious colors (good luck).  These two colors used for many special occasions, such as weddings, and births. </w:t>
      </w:r>
    </w:p>
    <w:p w:rsidR="00C7135A" w:rsidRDefault="00C7135A" w:rsidP="009D7089">
      <w:pPr>
        <w:pStyle w:val="NormalWeb"/>
        <w:numPr>
          <w:ilvl w:val="0"/>
          <w:numId w:val="2"/>
        </w:numPr>
        <w:spacing w:before="100" w:beforeAutospacing="1" w:after="100" w:afterAutospacing="1" w:line="240" w:lineRule="auto"/>
      </w:pPr>
      <w:r w:rsidRPr="00446BD4">
        <w:t>Blue and White are also prominent colors in Japanese fabrics and dishware.</w:t>
      </w:r>
    </w:p>
    <w:p w:rsidR="00C7135A" w:rsidRDefault="00C7135A" w:rsidP="009D7089">
      <w:pPr>
        <w:pStyle w:val="NormalWeb"/>
        <w:numPr>
          <w:ilvl w:val="0"/>
          <w:numId w:val="2"/>
        </w:numPr>
        <w:spacing w:before="100" w:beforeAutospacing="1" w:after="100" w:afterAutospacing="1" w:line="240" w:lineRule="auto"/>
      </w:pPr>
      <w:r>
        <w:t>White is for a wedding.</w:t>
      </w:r>
    </w:p>
    <w:p w:rsidR="00C7135A" w:rsidRPr="00446BD4" w:rsidRDefault="00C7135A" w:rsidP="009D7089">
      <w:pPr>
        <w:pStyle w:val="NormalWeb"/>
        <w:numPr>
          <w:ilvl w:val="0"/>
          <w:numId w:val="2"/>
        </w:numPr>
        <w:spacing w:before="100" w:beforeAutospacing="1" w:after="100" w:afterAutospacing="1" w:line="240" w:lineRule="auto"/>
      </w:pPr>
      <w:r>
        <w:t>Black is for the funeral.</w:t>
      </w:r>
    </w:p>
    <w:p w:rsidR="00C7135A" w:rsidRDefault="00C7135A" w:rsidP="00C7135A">
      <w:pPr>
        <w:pStyle w:val="NormalWeb"/>
      </w:pPr>
      <w:r w:rsidRPr="00446BD4">
        <w:rPr>
          <w:b/>
        </w:rPr>
        <w:t>MONTHS</w:t>
      </w:r>
      <w:r>
        <w:br/>
        <w:t xml:space="preserve">             </w:t>
      </w:r>
      <w:r>
        <w:rPr>
          <w:b/>
          <w:i/>
        </w:rPr>
        <w:t>l</w:t>
      </w:r>
      <w:r w:rsidRPr="00446BD4">
        <w:rPr>
          <w:b/>
          <w:i/>
        </w:rPr>
        <w:t xml:space="preserve">ist </w:t>
      </w:r>
      <w:r>
        <w:rPr>
          <w:b/>
          <w:i/>
        </w:rPr>
        <w:t>of colo</w:t>
      </w:r>
      <w:r w:rsidRPr="00446BD4">
        <w:rPr>
          <w:b/>
          <w:i/>
        </w:rPr>
        <w:t>rs from a traditional school of Japanese etiquette.</w:t>
      </w:r>
    </w:p>
    <w:p w:rsidR="00C7135A" w:rsidRDefault="00C7135A" w:rsidP="009D7089">
      <w:pPr>
        <w:numPr>
          <w:ilvl w:val="0"/>
          <w:numId w:val="1"/>
        </w:numPr>
        <w:spacing w:before="100" w:beforeAutospacing="1" w:after="100" w:afterAutospacing="1" w:line="240" w:lineRule="auto"/>
      </w:pPr>
      <w:r>
        <w:rPr>
          <w:b/>
          <w:bCs/>
        </w:rPr>
        <w:t>January</w:t>
      </w:r>
      <w:r>
        <w:t xml:space="preserve">   </w:t>
      </w:r>
      <w:r>
        <w:rPr>
          <w:i/>
          <w:iCs/>
        </w:rPr>
        <w:t>Pine:</w:t>
      </w:r>
      <w:r>
        <w:t>   sprout green and deep purple</w:t>
      </w:r>
    </w:p>
    <w:p w:rsidR="00C7135A" w:rsidRDefault="00C7135A" w:rsidP="009D7089">
      <w:pPr>
        <w:numPr>
          <w:ilvl w:val="0"/>
          <w:numId w:val="1"/>
        </w:numPr>
        <w:spacing w:before="100" w:beforeAutospacing="1" w:after="100" w:afterAutospacing="1" w:line="240" w:lineRule="auto"/>
      </w:pPr>
      <w:r>
        <w:rPr>
          <w:b/>
          <w:bCs/>
        </w:rPr>
        <w:t>February</w:t>
      </w:r>
      <w:r>
        <w:t xml:space="preserve">   </w:t>
      </w:r>
      <w:r>
        <w:rPr>
          <w:i/>
          <w:iCs/>
        </w:rPr>
        <w:t>Red blossom plum:</w:t>
      </w:r>
      <w:r>
        <w:t>    crimson and purple</w:t>
      </w:r>
    </w:p>
    <w:p w:rsidR="00C7135A" w:rsidRDefault="00C7135A" w:rsidP="009D7089">
      <w:pPr>
        <w:numPr>
          <w:ilvl w:val="0"/>
          <w:numId w:val="1"/>
        </w:numPr>
        <w:spacing w:before="100" w:beforeAutospacing="1" w:after="100" w:afterAutospacing="1" w:line="240" w:lineRule="auto"/>
      </w:pPr>
      <w:r>
        <w:rPr>
          <w:b/>
          <w:bCs/>
        </w:rPr>
        <w:t>March </w:t>
      </w:r>
      <w:r>
        <w:t xml:space="preserve">   </w:t>
      </w:r>
      <w:r>
        <w:rPr>
          <w:i/>
          <w:iCs/>
        </w:rPr>
        <w:t>Peach:</w:t>
      </w:r>
      <w:r>
        <w:t>   peach and khaki</w:t>
      </w:r>
    </w:p>
    <w:p w:rsidR="00C7135A" w:rsidRDefault="00C7135A" w:rsidP="009D7089">
      <w:pPr>
        <w:numPr>
          <w:ilvl w:val="0"/>
          <w:numId w:val="1"/>
        </w:numPr>
        <w:spacing w:before="100" w:beforeAutospacing="1" w:after="100" w:afterAutospacing="1" w:line="240" w:lineRule="auto"/>
      </w:pPr>
      <w:r>
        <w:rPr>
          <w:b/>
          <w:bCs/>
        </w:rPr>
        <w:t>April</w:t>
      </w:r>
      <w:r>
        <w:t xml:space="preserve">    </w:t>
      </w:r>
      <w:r>
        <w:rPr>
          <w:i/>
          <w:iCs/>
        </w:rPr>
        <w:t>Cherry: </w:t>
      </w:r>
      <w:r>
        <w:t>   white and burgundy</w:t>
      </w:r>
    </w:p>
    <w:p w:rsidR="00C7135A" w:rsidRDefault="00C7135A" w:rsidP="009D7089">
      <w:pPr>
        <w:numPr>
          <w:ilvl w:val="0"/>
          <w:numId w:val="1"/>
        </w:numPr>
        <w:spacing w:before="100" w:beforeAutospacing="1" w:after="100" w:afterAutospacing="1" w:line="240" w:lineRule="auto"/>
      </w:pPr>
      <w:r>
        <w:rPr>
          <w:b/>
          <w:bCs/>
        </w:rPr>
        <w:t>May</w:t>
      </w:r>
      <w:r>
        <w:t xml:space="preserve">    </w:t>
      </w:r>
      <w:r>
        <w:rPr>
          <w:i/>
          <w:iCs/>
        </w:rPr>
        <w:t>Orange Flower:</w:t>
      </w:r>
      <w:r>
        <w:t>   deadleaf  yellow and purple</w:t>
      </w:r>
    </w:p>
    <w:p w:rsidR="00C7135A" w:rsidRDefault="00C7135A" w:rsidP="009D7089">
      <w:pPr>
        <w:numPr>
          <w:ilvl w:val="0"/>
          <w:numId w:val="1"/>
        </w:numPr>
        <w:spacing w:before="100" w:beforeAutospacing="1" w:after="100" w:afterAutospacing="1" w:line="240" w:lineRule="auto"/>
      </w:pPr>
      <w:r>
        <w:rPr>
          <w:b/>
          <w:bCs/>
        </w:rPr>
        <w:t>June </w:t>
      </w:r>
      <w:r>
        <w:t xml:space="preserve">   </w:t>
      </w:r>
      <w:r>
        <w:rPr>
          <w:i/>
          <w:iCs/>
        </w:rPr>
        <w:t>Artemesia</w:t>
      </w:r>
      <w:r>
        <w:t>:   sprout green and yellow</w:t>
      </w:r>
    </w:p>
    <w:p w:rsidR="00C7135A" w:rsidRDefault="00C7135A" w:rsidP="009D7089">
      <w:pPr>
        <w:numPr>
          <w:ilvl w:val="0"/>
          <w:numId w:val="1"/>
        </w:numPr>
        <w:spacing w:before="100" w:beforeAutospacing="1" w:after="100" w:afterAutospacing="1" w:line="240" w:lineRule="auto"/>
      </w:pPr>
      <w:r>
        <w:rPr>
          <w:b/>
          <w:bCs/>
        </w:rPr>
        <w:t>July</w:t>
      </w:r>
      <w:r>
        <w:t xml:space="preserve">    </w:t>
      </w:r>
      <w:r>
        <w:rPr>
          <w:i/>
          <w:iCs/>
        </w:rPr>
        <w:t>Lily: </w:t>
      </w:r>
      <w:r>
        <w:t>   red and deadleaf yellow</w:t>
      </w:r>
    </w:p>
    <w:p w:rsidR="00C7135A" w:rsidRDefault="00C7135A" w:rsidP="009D7089">
      <w:pPr>
        <w:numPr>
          <w:ilvl w:val="0"/>
          <w:numId w:val="1"/>
        </w:numPr>
        <w:spacing w:before="100" w:beforeAutospacing="1" w:after="100" w:afterAutospacing="1" w:line="240" w:lineRule="auto"/>
      </w:pPr>
      <w:r>
        <w:rPr>
          <w:b/>
          <w:bCs/>
        </w:rPr>
        <w:t>August </w:t>
      </w:r>
      <w:r>
        <w:t xml:space="preserve">   </w:t>
      </w:r>
      <w:r>
        <w:rPr>
          <w:i/>
          <w:iCs/>
        </w:rPr>
        <w:t>Cicada wing</w:t>
      </w:r>
      <w:r>
        <w:t>:    cedar bark and sky blue</w:t>
      </w:r>
    </w:p>
    <w:p w:rsidR="00C7135A" w:rsidRDefault="00C7135A" w:rsidP="009D7089">
      <w:pPr>
        <w:numPr>
          <w:ilvl w:val="0"/>
          <w:numId w:val="1"/>
        </w:numPr>
        <w:spacing w:before="100" w:beforeAutospacing="1" w:after="100" w:afterAutospacing="1" w:line="240" w:lineRule="auto"/>
      </w:pPr>
      <w:r>
        <w:rPr>
          <w:b/>
          <w:bCs/>
        </w:rPr>
        <w:t>September</w:t>
      </w:r>
      <w:r>
        <w:t xml:space="preserve">    </w:t>
      </w:r>
      <w:r>
        <w:rPr>
          <w:i/>
          <w:iCs/>
        </w:rPr>
        <w:t>Aster:</w:t>
      </w:r>
      <w:r>
        <w:t>    lavender and burgundy</w:t>
      </w:r>
    </w:p>
    <w:p w:rsidR="00C7135A" w:rsidRDefault="00C7135A" w:rsidP="009D7089">
      <w:pPr>
        <w:numPr>
          <w:ilvl w:val="0"/>
          <w:numId w:val="1"/>
        </w:numPr>
        <w:spacing w:before="100" w:beforeAutospacing="1" w:after="100" w:afterAutospacing="1" w:line="240" w:lineRule="auto"/>
      </w:pPr>
      <w:r>
        <w:rPr>
          <w:b/>
          <w:bCs/>
        </w:rPr>
        <w:t>October</w:t>
      </w:r>
      <w:r>
        <w:t xml:space="preserve">    </w:t>
      </w:r>
      <w:r>
        <w:rPr>
          <w:i/>
          <w:iCs/>
        </w:rPr>
        <w:t>Bush Clover</w:t>
      </w:r>
      <w:r>
        <w:t>:    rose and slate blue</w:t>
      </w:r>
    </w:p>
    <w:p w:rsidR="00C7135A" w:rsidRDefault="00C7135A" w:rsidP="009D7089">
      <w:pPr>
        <w:numPr>
          <w:ilvl w:val="0"/>
          <w:numId w:val="1"/>
        </w:numPr>
        <w:spacing w:before="100" w:beforeAutospacing="1" w:after="100" w:afterAutospacing="1" w:line="240" w:lineRule="auto"/>
      </w:pPr>
      <w:r>
        <w:rPr>
          <w:b/>
          <w:bCs/>
        </w:rPr>
        <w:t>November </w:t>
      </w:r>
      <w:r>
        <w:t xml:space="preserve">   </w:t>
      </w:r>
      <w:r>
        <w:rPr>
          <w:i/>
          <w:iCs/>
        </w:rPr>
        <w:t>Maple</w:t>
      </w:r>
      <w:r>
        <w:t>:    vermilion and grey-green</w:t>
      </w:r>
    </w:p>
    <w:p w:rsidR="00C7135A" w:rsidRDefault="00C7135A" w:rsidP="009D7089">
      <w:pPr>
        <w:numPr>
          <w:ilvl w:val="0"/>
          <w:numId w:val="1"/>
        </w:numPr>
        <w:spacing w:before="100" w:beforeAutospacing="1" w:after="100" w:afterAutospacing="1" w:line="240" w:lineRule="auto"/>
      </w:pPr>
      <w:r>
        <w:rPr>
          <w:b/>
          <w:bCs/>
        </w:rPr>
        <w:t>December </w:t>
      </w:r>
      <w:r>
        <w:t xml:space="preserve">   </w:t>
      </w:r>
      <w:r>
        <w:rPr>
          <w:i/>
          <w:iCs/>
        </w:rPr>
        <w:t>Chrysanthemum:</w:t>
      </w:r>
      <w:r>
        <w:t>    lavender and deep blue</w:t>
      </w:r>
      <w:bookmarkStart w:id="2" w:name="Generalized_Color"/>
      <w:bookmarkEnd w:id="2"/>
    </w:p>
    <w:p w:rsidR="00C7135A" w:rsidRPr="00C7135A" w:rsidRDefault="00C7135A" w:rsidP="00C7135A">
      <w:pPr>
        <w:spacing w:before="100" w:beforeAutospacing="1" w:after="100" w:afterAutospacing="1" w:line="240" w:lineRule="auto"/>
        <w:ind w:left="720"/>
      </w:pPr>
    </w:p>
    <w:p w:rsidR="00C7135A" w:rsidRPr="00C7135A" w:rsidRDefault="00C7135A" w:rsidP="00C7135A">
      <w:pPr>
        <w:spacing w:before="100" w:beforeAutospacing="1" w:after="100" w:afterAutospacing="1" w:line="240" w:lineRule="auto"/>
        <w:ind w:left="720"/>
      </w:pPr>
    </w:p>
    <w:p w:rsidR="00C7135A" w:rsidRPr="00C7135A" w:rsidRDefault="00C7135A" w:rsidP="00C7135A">
      <w:pPr>
        <w:spacing w:before="100" w:beforeAutospacing="1" w:after="100" w:afterAutospacing="1" w:line="240" w:lineRule="auto"/>
        <w:ind w:left="720"/>
      </w:pPr>
    </w:p>
    <w:p w:rsidR="00C7135A" w:rsidRDefault="000270FA" w:rsidP="009D7089">
      <w:pPr>
        <w:numPr>
          <w:ilvl w:val="0"/>
          <w:numId w:val="1"/>
        </w:numPr>
        <w:spacing w:before="100" w:beforeAutospacing="1" w:after="100" w:afterAutospacing="1" w:line="240" w:lineRule="auto"/>
      </w:pPr>
      <w:r>
        <w:t>Yellow - In the Far East, a sacred color; but it the West it can mean treachery.</w:t>
      </w:r>
    </w:p>
    <w:p w:rsidR="00C7135A" w:rsidRDefault="000270FA" w:rsidP="009D7089">
      <w:pPr>
        <w:numPr>
          <w:ilvl w:val="0"/>
          <w:numId w:val="1"/>
        </w:numPr>
        <w:spacing w:before="100" w:beforeAutospacing="1" w:after="100" w:afterAutospacing="1" w:line="240" w:lineRule="auto"/>
      </w:pPr>
      <w:r>
        <w:t>Red - Passion; gets the blood flowing more intensely.</w:t>
      </w:r>
    </w:p>
    <w:p w:rsidR="00C7135A" w:rsidRDefault="000270FA" w:rsidP="009D7089">
      <w:pPr>
        <w:numPr>
          <w:ilvl w:val="0"/>
          <w:numId w:val="1"/>
        </w:numPr>
        <w:spacing w:before="100" w:beforeAutospacing="1" w:after="100" w:afterAutospacing="1" w:line="240" w:lineRule="auto"/>
      </w:pPr>
      <w:r>
        <w:t>Orange - Represents knowledge and civilization.</w:t>
      </w:r>
    </w:p>
    <w:p w:rsidR="00C7135A" w:rsidRDefault="000270FA" w:rsidP="009D7089">
      <w:pPr>
        <w:numPr>
          <w:ilvl w:val="0"/>
          <w:numId w:val="1"/>
        </w:numPr>
        <w:spacing w:before="100" w:beforeAutospacing="1" w:after="100" w:afterAutospacing="1" w:line="240" w:lineRule="auto"/>
      </w:pPr>
      <w:r>
        <w:t>Violet - Stately and royal</w:t>
      </w:r>
    </w:p>
    <w:p w:rsidR="00C7135A" w:rsidRDefault="000270FA" w:rsidP="009D7089">
      <w:pPr>
        <w:numPr>
          <w:ilvl w:val="0"/>
          <w:numId w:val="1"/>
        </w:numPr>
        <w:spacing w:before="100" w:beforeAutospacing="1" w:after="100" w:afterAutospacing="1" w:line="240" w:lineRule="auto"/>
      </w:pPr>
      <w:r>
        <w:t>Blue - Cool, passive, and also symbolizes fidelity (as in true blue)</w:t>
      </w:r>
    </w:p>
    <w:p w:rsidR="00C7135A" w:rsidRDefault="000270FA" w:rsidP="009D7089">
      <w:pPr>
        <w:numPr>
          <w:ilvl w:val="0"/>
          <w:numId w:val="1"/>
        </w:numPr>
        <w:spacing w:before="100" w:beforeAutospacing="1" w:after="100" w:afterAutospacing="1" w:line="240" w:lineRule="auto"/>
      </w:pPr>
      <w:r>
        <w:t>Green - Restful and fresh</w:t>
      </w:r>
    </w:p>
    <w:p w:rsidR="00C7135A" w:rsidRDefault="000270FA" w:rsidP="009D7089">
      <w:pPr>
        <w:numPr>
          <w:ilvl w:val="0"/>
          <w:numId w:val="1"/>
        </w:numPr>
        <w:spacing w:before="100" w:beforeAutospacing="1" w:after="100" w:afterAutospacing="1" w:line="240" w:lineRule="auto"/>
      </w:pPr>
      <w:r>
        <w:t>White - Purity and truth</w:t>
      </w:r>
    </w:p>
    <w:p w:rsidR="000270FA" w:rsidRDefault="000270FA" w:rsidP="009D7089">
      <w:pPr>
        <w:numPr>
          <w:ilvl w:val="0"/>
          <w:numId w:val="1"/>
        </w:numPr>
        <w:spacing w:before="100" w:beforeAutospacing="1" w:after="100" w:afterAutospacing="1" w:line="240" w:lineRule="auto"/>
      </w:pPr>
      <w:r>
        <w:t>Black - Gloom, sorrow and depression.</w:t>
      </w:r>
    </w:p>
    <w:p w:rsidR="000270FA" w:rsidRPr="0003515E" w:rsidRDefault="000270FA" w:rsidP="000270FA">
      <w:pPr>
        <w:spacing w:before="100" w:beforeAutospacing="1" w:after="100" w:afterAutospacing="1" w:line="240" w:lineRule="auto"/>
        <w:rPr>
          <w:rFonts w:ascii="Times New Roman" w:hAnsi="Times New Roman"/>
          <w:sz w:val="24"/>
        </w:rPr>
      </w:pPr>
    </w:p>
    <w:p w:rsidR="000270FA" w:rsidRPr="0003515E" w:rsidRDefault="000270FA" w:rsidP="000270FA">
      <w:pPr>
        <w:spacing w:before="100" w:beforeAutospacing="1" w:after="100" w:afterAutospacing="1" w:line="240" w:lineRule="auto"/>
        <w:rPr>
          <w:rFonts w:ascii="Times New Roman" w:hAnsi="Times New Roman"/>
          <w:sz w:val="24"/>
        </w:rPr>
      </w:pPr>
    </w:p>
    <w:p w:rsidR="00951DBA" w:rsidRDefault="005266BB" w:rsidP="002A0366">
      <w:pPr>
        <w:pStyle w:val="NormalWeb"/>
      </w:pPr>
      <w:r>
        <w:br/>
        <w:t>    </w:t>
      </w:r>
    </w:p>
    <w:p w:rsidR="00045AAA" w:rsidRPr="00045AAA" w:rsidRDefault="00045AAA" w:rsidP="00045AAA">
      <w:pPr>
        <w:autoSpaceDE w:val="0"/>
        <w:autoSpaceDN w:val="0"/>
        <w:adjustRightInd w:val="0"/>
        <w:spacing w:after="0" w:line="240" w:lineRule="auto"/>
        <w:rPr>
          <w:rFonts w:ascii="Times New Roman" w:hAnsi="Times New Roman" w:cs="Frutiger-Light"/>
          <w:color w:val="000000" w:themeColor="text1"/>
          <w:sz w:val="24"/>
          <w:szCs w:val="18"/>
        </w:rPr>
      </w:pPr>
    </w:p>
    <w:tbl>
      <w:tblPr>
        <w:tblW w:w="9300" w:type="dxa"/>
        <w:tblBorders>
          <w:top w:val="single" w:sz="6" w:space="0" w:color="CCCCCC"/>
          <w:left w:val="single" w:sz="6" w:space="0" w:color="CCCCCC"/>
        </w:tblBorders>
        <w:tblCellMar>
          <w:left w:w="0" w:type="dxa"/>
          <w:right w:w="0" w:type="dxa"/>
        </w:tblCellMar>
        <w:tblLook w:val="04A0"/>
      </w:tblPr>
      <w:tblGrid>
        <w:gridCol w:w="2910"/>
        <w:gridCol w:w="3094"/>
        <w:gridCol w:w="3296"/>
      </w:tblGrid>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b/>
                <w:bCs/>
                <w:color w:val="333333"/>
                <w:sz w:val="26"/>
              </w:rPr>
              <w:lastRenderedPageBreak/>
              <w:t>Japanese</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b/>
                <w:bCs/>
                <w:color w:val="333333"/>
                <w:sz w:val="26"/>
              </w:rPr>
              <w:t>Pronunciation</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b/>
                <w:bCs/>
                <w:color w:val="333333"/>
                <w:sz w:val="26"/>
              </w:rPr>
              <w:t>English</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800100" cy="295275"/>
                  <wp:effectExtent l="19050" t="0" r="0" b="0"/>
                  <wp:docPr id="188" name="Picture 5" descr="Nih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hongo"/>
                          <pic:cNvPicPr>
                            <a:picLocks noChangeAspect="1" noChangeArrowheads="1"/>
                          </pic:cNvPicPr>
                        </pic:nvPicPr>
                        <pic:blipFill>
                          <a:blip r:embed="rId281"/>
                          <a:srcRect/>
                          <a:stretch>
                            <a:fillRect/>
                          </a:stretch>
                        </pic:blipFill>
                        <pic:spPr bwMode="auto">
                          <a:xfrm>
                            <a:off x="0" y="0"/>
                            <a:ext cx="800100" cy="29527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 </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647700" cy="295275"/>
                  <wp:effectExtent l="19050" t="0" r="0" b="0"/>
                  <wp:docPr id="189" name="Picture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lish"/>
                          <pic:cNvPicPr>
                            <a:picLocks noChangeAspect="1" noChangeArrowheads="1"/>
                          </pic:cNvPicPr>
                        </pic:nvPicPr>
                        <pic:blipFill>
                          <a:blip r:embed="rId282"/>
                          <a:srcRect/>
                          <a:stretch>
                            <a:fillRect/>
                          </a:stretch>
                        </pic:blipFill>
                        <pic:spPr bwMode="auto">
                          <a:xfrm>
                            <a:off x="0" y="0"/>
                            <a:ext cx="647700" cy="295275"/>
                          </a:xfrm>
                          <a:prstGeom prst="rect">
                            <a:avLst/>
                          </a:prstGeom>
                          <a:noFill/>
                          <a:ln w="9525">
                            <a:noFill/>
                            <a:miter lim="800000"/>
                            <a:headEnd/>
                            <a:tailEnd/>
                          </a:ln>
                        </pic:spPr>
                      </pic:pic>
                    </a:graphicData>
                  </a:graphic>
                </wp:inline>
              </w:drawing>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0" name="Picture 7" descr="good mo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d morning"/>
                          <pic:cNvPicPr>
                            <a:picLocks noChangeAspect="1" noChangeArrowheads="1"/>
                          </pic:cNvPicPr>
                        </pic:nvPicPr>
                        <pic:blipFill>
                          <a:blip r:embed="rId283"/>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Ohayoo gozaimasu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Good Morning.</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1" name="Picture 8" descr="Good aft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 afternoon"/>
                          <pic:cNvPicPr>
                            <a:picLocks noChangeAspect="1" noChangeArrowheads="1"/>
                          </pic:cNvPicPr>
                        </pic:nvPicPr>
                        <pic:blipFill>
                          <a:blip r:embed="rId284"/>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Konnichi wa.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Good afternoon. [Good day][Hello]</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2" name="Picture 9" descr="Good ev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d evening"/>
                          <pic:cNvPicPr>
                            <a:picLocks noChangeAspect="1" noChangeArrowheads="1"/>
                          </pic:cNvPicPr>
                        </pic:nvPicPr>
                        <pic:blipFill>
                          <a:blip r:embed="rId285"/>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Konban wa.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Good evening</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3" name="Picture 10" descr="Good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d night"/>
                          <pic:cNvPicPr>
                            <a:picLocks noChangeAspect="1" noChangeArrowheads="1"/>
                          </pic:cNvPicPr>
                        </pic:nvPicPr>
                        <pic:blipFill>
                          <a:blip r:embed="rId286"/>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Oyasumi nasai.</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Good night (said just before going to bed).</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4" name="Picture 11" descr="How a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are you"/>
                          <pic:cNvPicPr>
                            <a:picLocks noChangeAspect="1" noChangeArrowheads="1"/>
                          </pic:cNvPicPr>
                        </pic:nvPicPr>
                        <pic:blipFill>
                          <a:blip r:embed="rId287"/>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Ogenki desu ka?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How are you? [Are you in good spirits?]</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5" name="Picture 12" descr="good spir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d spirits"/>
                          <pic:cNvPicPr>
                            <a:picLocks noChangeAspect="1" noChangeArrowheads="1"/>
                          </pic:cNvPicPr>
                        </pic:nvPicPr>
                        <pic:blipFill>
                          <a:blip r:embed="rId288"/>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Genki</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Well [ good spirits]</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6" name="Picture 13" descr="I am very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 am very well"/>
                          <pic:cNvPicPr>
                            <a:picLocks noChangeAspect="1" noChangeArrowheads="1"/>
                          </pic:cNvPicPr>
                        </pic:nvPicPr>
                        <pic:blipFill>
                          <a:blip r:embed="rId289"/>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Genki desu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I am very well.</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7" name="Picture 14" descr="Thank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ank you"/>
                          <pic:cNvPicPr>
                            <a:picLocks noChangeAspect="1" noChangeArrowheads="1"/>
                          </pic:cNvPicPr>
                        </pic:nvPicPr>
                        <pic:blipFill>
                          <a:blip r:embed="rId290"/>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Arigatoo gozaimasu.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Thank you</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198" name="Picture 15" descr="Thank you - due to kind th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ank you - due to kind thought"/>
                          <pic:cNvPicPr>
                            <a:picLocks noChangeAspect="1" noChangeArrowheads="1"/>
                          </pic:cNvPicPr>
                        </pic:nvPicPr>
                        <pic:blipFill>
                          <a:blip r:embed="rId291"/>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Okagesama de.</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Thank you. [Due to your kind thought, am well]</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381000"/>
                  <wp:effectExtent l="19050" t="0" r="9525" b="0"/>
                  <wp:docPr id="199" name="Picture 16" descr="What is you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your name"/>
                          <pic:cNvPicPr>
                            <a:picLocks noChangeAspect="1" noChangeArrowheads="1"/>
                          </pic:cNvPicPr>
                        </pic:nvPicPr>
                        <pic:blipFill>
                          <a:blip r:embed="rId292"/>
                          <a:srcRect/>
                          <a:stretch>
                            <a:fillRect/>
                          </a:stretch>
                        </pic:blipFill>
                        <pic:spPr bwMode="auto">
                          <a:xfrm>
                            <a:off x="0" y="0"/>
                            <a:ext cx="1724025" cy="3810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Onamae wa nan to osshaimasu ka?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What is your name?</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200" name="Picture 17" descr="What is you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your name"/>
                          <pic:cNvPicPr>
                            <a:picLocks noChangeAspect="1" noChangeArrowheads="1"/>
                          </pic:cNvPicPr>
                        </pic:nvPicPr>
                        <pic:blipFill>
                          <a:blip r:embed="rId293"/>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Onamae wa?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What is your name?</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95275"/>
                  <wp:effectExtent l="19050" t="0" r="9525" b="0"/>
                  <wp:docPr id="201" name="Picture 18" descr="My name is Yamada M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 name is Yamada Masao"/>
                          <pic:cNvPicPr>
                            <a:picLocks noChangeAspect="1" noChangeArrowheads="1"/>
                          </pic:cNvPicPr>
                        </pic:nvPicPr>
                        <pic:blipFill>
                          <a:blip r:embed="rId294"/>
                          <a:srcRect/>
                          <a:stretch>
                            <a:fillRect/>
                          </a:stretch>
                        </pic:blipFill>
                        <pic:spPr bwMode="auto">
                          <a:xfrm>
                            <a:off x="0" y="0"/>
                            <a:ext cx="1724025" cy="29527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Yamada Masao to mooshimasu.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My name is Yamada Masao.</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190500"/>
                  <wp:effectExtent l="19050" t="0" r="9525" b="0"/>
                  <wp:docPr id="202" name="Picture 19" descr="I am Y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 am Yamada"/>
                          <pic:cNvPicPr>
                            <a:picLocks noChangeAspect="1" noChangeArrowheads="1"/>
                          </pic:cNvPicPr>
                        </pic:nvPicPr>
                        <pic:blipFill>
                          <a:blip r:embed="rId295"/>
                          <a:srcRect/>
                          <a:stretch>
                            <a:fillRect/>
                          </a:stretch>
                        </pic:blipFill>
                        <pic:spPr bwMode="auto">
                          <a:xfrm>
                            <a:off x="0" y="0"/>
                            <a:ext cx="1724025" cy="1905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Times New Roman" w:eastAsia="Times New Roman" w:hAnsi="Times New Roman" w:cs="Times New Roman"/>
                <w:color w:val="333333"/>
                <w:sz w:val="26"/>
                <w:szCs w:val="26"/>
              </w:rPr>
            </w:pPr>
            <w:r w:rsidRPr="00387E59">
              <w:rPr>
                <w:rFonts w:ascii="Times New Roman" w:eastAsia="Times New Roman" w:hAnsi="Times New Roman" w:cs="Times New Roman"/>
                <w:color w:val="333333"/>
                <w:sz w:val="26"/>
                <w:szCs w:val="26"/>
              </w:rPr>
              <w:t>Yamada desu.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I am Yamada.</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381000"/>
                  <wp:effectExtent l="19050" t="0" r="9525" b="0"/>
                  <wp:docPr id="203" name="Picture 20" descr="My name is Y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 name is Yamada"/>
                          <pic:cNvPicPr>
                            <a:picLocks noChangeAspect="1" noChangeArrowheads="1"/>
                          </pic:cNvPicPr>
                        </pic:nvPicPr>
                        <pic:blipFill>
                          <a:blip r:embed="rId296"/>
                          <a:srcRect/>
                          <a:stretch>
                            <a:fillRect/>
                          </a:stretch>
                        </pic:blipFill>
                        <pic:spPr bwMode="auto">
                          <a:xfrm>
                            <a:off x="0" y="0"/>
                            <a:ext cx="1724025" cy="381000"/>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Times New Roman" w:eastAsia="Times New Roman" w:hAnsi="Times New Roman" w:cs="Times New Roman"/>
                <w:color w:val="333333"/>
                <w:sz w:val="26"/>
                <w:szCs w:val="26"/>
              </w:rPr>
            </w:pPr>
            <w:r w:rsidRPr="00387E59">
              <w:rPr>
                <w:rFonts w:ascii="Times New Roman" w:eastAsia="Times New Roman" w:hAnsi="Times New Roman" w:cs="Times New Roman"/>
                <w:color w:val="333333"/>
                <w:sz w:val="26"/>
                <w:szCs w:val="26"/>
              </w:rPr>
              <w:t>Watakushi no namae wa Yamada desu.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My name is Yamada.</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04" name="Picture 21" descr="Excuse me. I'm so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cuse me. I'm sorry"/>
                          <pic:cNvPicPr>
                            <a:picLocks noChangeAspect="1" noChangeArrowheads="1"/>
                          </pic:cNvPicPr>
                        </pic:nvPicPr>
                        <pic:blipFill>
                          <a:blip r:embed="rId297"/>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Times New Roman" w:eastAsia="Times New Roman" w:hAnsi="Times New Roman" w:cs="Times New Roman"/>
                <w:color w:val="333333"/>
                <w:sz w:val="26"/>
                <w:szCs w:val="26"/>
              </w:rPr>
            </w:pPr>
            <w:r w:rsidRPr="00387E59">
              <w:rPr>
                <w:rFonts w:ascii="Times New Roman" w:eastAsia="Times New Roman" w:hAnsi="Times New Roman" w:cs="Times New Roman"/>
                <w:color w:val="333333"/>
                <w:sz w:val="26"/>
                <w:szCs w:val="26"/>
              </w:rPr>
              <w:t>Gomen nasai</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Excuse me. I'm sorry.</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05" name="Picture 22" descr="japanese That's all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panese That's all right"/>
                          <pic:cNvPicPr>
                            <a:picLocks noChangeAspect="1" noChangeArrowheads="1"/>
                          </pic:cNvPicPr>
                        </pic:nvPicPr>
                        <pic:blipFill>
                          <a:blip r:embed="rId298"/>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Ii desu.</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That's all right</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06" name="Picture 23" descr="Good b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 bye"/>
                          <pic:cNvPicPr>
                            <a:picLocks noChangeAspect="1" noChangeArrowheads="1"/>
                          </pic:cNvPicPr>
                        </pic:nvPicPr>
                        <pic:blipFill>
                          <a:blip r:embed="rId299"/>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Sayounara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 xml:space="preserve">Good bye. / See you </w:t>
            </w:r>
            <w:r w:rsidRPr="00387E59">
              <w:rPr>
                <w:rFonts w:ascii="Verdana" w:eastAsia="Times New Roman" w:hAnsi="Verdana" w:cs="Times New Roman"/>
                <w:color w:val="333333"/>
                <w:sz w:val="26"/>
                <w:szCs w:val="26"/>
              </w:rPr>
              <w:lastRenderedPageBreak/>
              <w:t>later.</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lastRenderedPageBreak/>
              <w:drawing>
                <wp:inline distT="0" distB="0" distL="0" distR="0">
                  <wp:extent cx="1724025" cy="200025"/>
                  <wp:effectExtent l="19050" t="0" r="9525" b="0"/>
                  <wp:docPr id="207" name="Picture 24" descr="You're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ou're welcome"/>
                          <pic:cNvPicPr>
                            <a:picLocks noChangeAspect="1" noChangeArrowheads="1"/>
                          </pic:cNvPicPr>
                        </pic:nvPicPr>
                        <pic:blipFill>
                          <a:blip r:embed="rId300"/>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Do-itashi-mashite</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You're welcome.</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08" name="Picture 25" descr="I'm so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 sorry"/>
                          <pic:cNvPicPr>
                            <a:picLocks noChangeAspect="1" noChangeArrowheads="1"/>
                          </pic:cNvPicPr>
                        </pic:nvPicPr>
                        <pic:blipFill>
                          <a:blip r:embed="rId301"/>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Sumimasen</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I'm sorry. / Excuse me. / Thank you.</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09" name="Picture 26" descr="I'm terribly so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 terribly sorry"/>
                          <pic:cNvPicPr>
                            <a:picLocks noChangeAspect="1" noChangeArrowheads="1"/>
                          </pic:cNvPicPr>
                        </pic:nvPicPr>
                        <pic:blipFill>
                          <a:blip r:embed="rId297"/>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Gomen-nasai</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I'm terribly sorry.</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10" name="Picture 27" descr="How a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are you"/>
                          <pic:cNvPicPr>
                            <a:picLocks noChangeAspect="1" noChangeArrowheads="1"/>
                          </pic:cNvPicPr>
                        </pic:nvPicPr>
                        <pic:blipFill>
                          <a:blip r:embed="rId302"/>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Ogenki-desu-ka?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How are you?</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13" name="Picture 28" descr="What's th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s the matter"/>
                          <pic:cNvPicPr>
                            <a:picLocks noChangeAspect="1" noChangeArrowheads="1"/>
                          </pic:cNvPicPr>
                        </pic:nvPicPr>
                        <pic:blipFill>
                          <a:blip r:embed="rId303"/>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Do-shimashita-ka?</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What's the matter?</w:t>
            </w:r>
          </w:p>
        </w:tc>
      </w:tr>
      <w:tr w:rsidR="00B453D0" w:rsidRPr="00387E59" w:rsidTr="005A614E">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Pr>
                <w:rFonts w:ascii="Verdana" w:eastAsia="Times New Roman" w:hAnsi="Verdana" w:cs="Times New Roman"/>
                <w:noProof/>
                <w:color w:val="333333"/>
                <w:sz w:val="26"/>
                <w:szCs w:val="26"/>
              </w:rPr>
              <w:drawing>
                <wp:inline distT="0" distB="0" distL="0" distR="0">
                  <wp:extent cx="1724025" cy="200025"/>
                  <wp:effectExtent l="19050" t="0" r="9525" b="0"/>
                  <wp:docPr id="214" name="Picture 29" descr="Take good care of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ke good care of yourself"/>
                          <pic:cNvPicPr>
                            <a:picLocks noChangeAspect="1" noChangeArrowheads="1"/>
                          </pic:cNvPicPr>
                        </pic:nvPicPr>
                        <pic:blipFill>
                          <a:blip r:embed="rId304"/>
                          <a:srcRect/>
                          <a:stretch>
                            <a:fillRect/>
                          </a:stretch>
                        </pic:blipFill>
                        <pic:spPr bwMode="auto">
                          <a:xfrm>
                            <a:off x="0" y="0"/>
                            <a:ext cx="1724025" cy="200025"/>
                          </a:xfrm>
                          <a:prstGeom prst="rect">
                            <a:avLst/>
                          </a:prstGeom>
                          <a:noFill/>
                          <a:ln w="9525">
                            <a:noFill/>
                            <a:miter lim="800000"/>
                            <a:headEnd/>
                            <a:tailEnd/>
                          </a:ln>
                        </pic:spPr>
                      </pic:pic>
                    </a:graphicData>
                  </a:graphic>
                </wp:inline>
              </w:drawing>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Odaijini</w:t>
            </w:r>
          </w:p>
        </w:tc>
        <w:tc>
          <w:tcPr>
            <w:tcW w:w="0" w:type="auto"/>
            <w:tcBorders>
              <w:bottom w:val="single" w:sz="6" w:space="0" w:color="CCCCCC"/>
              <w:right w:val="single" w:sz="6" w:space="0" w:color="CCCCCC"/>
            </w:tcBorders>
            <w:tcMar>
              <w:top w:w="75" w:type="dxa"/>
              <w:left w:w="75" w:type="dxa"/>
              <w:bottom w:w="75" w:type="dxa"/>
              <w:right w:w="75" w:type="dxa"/>
            </w:tcMar>
            <w:hideMark/>
          </w:tcPr>
          <w:p w:rsidR="00B453D0" w:rsidRPr="00387E59" w:rsidRDefault="00B453D0" w:rsidP="005A614E">
            <w:pPr>
              <w:spacing w:after="0" w:line="360" w:lineRule="atLeast"/>
              <w:rPr>
                <w:rFonts w:ascii="Verdana" w:eastAsia="Times New Roman" w:hAnsi="Verdana" w:cs="Times New Roman"/>
                <w:color w:val="333333"/>
                <w:sz w:val="26"/>
                <w:szCs w:val="26"/>
              </w:rPr>
            </w:pPr>
            <w:r w:rsidRPr="00387E59">
              <w:rPr>
                <w:rFonts w:ascii="Verdana" w:eastAsia="Times New Roman" w:hAnsi="Verdana" w:cs="Times New Roman"/>
                <w:color w:val="333333"/>
                <w:sz w:val="26"/>
                <w:szCs w:val="26"/>
              </w:rPr>
              <w:t>Take good care of yours</w:t>
            </w:r>
          </w:p>
        </w:tc>
      </w:tr>
    </w:tbl>
    <w:p w:rsidR="00045AAA" w:rsidRPr="00045AAA" w:rsidRDefault="00045AAA" w:rsidP="00045AAA">
      <w:pPr>
        <w:spacing w:before="96" w:after="120" w:line="360" w:lineRule="atLeast"/>
        <w:rPr>
          <w:rFonts w:ascii="Times New Roman" w:eastAsia="Times New Roman" w:hAnsi="Times New Roman" w:cs="Arial"/>
          <w:b/>
          <w:color w:val="000000" w:themeColor="text1"/>
          <w:sz w:val="24"/>
        </w:rPr>
      </w:pPr>
    </w:p>
    <w:sectPr w:rsidR="00045AAA" w:rsidRPr="00045AAA" w:rsidSect="00425F32">
      <w:footerReference w:type="default" r:id="rId305"/>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366" w:rsidRDefault="002A0366" w:rsidP="00A304A2">
      <w:pPr>
        <w:spacing w:after="0" w:line="240" w:lineRule="auto"/>
      </w:pPr>
      <w:r>
        <w:separator/>
      </w:r>
    </w:p>
  </w:endnote>
  <w:endnote w:type="continuationSeparator" w:id="1">
    <w:p w:rsidR="002A0366" w:rsidRDefault="002A0366" w:rsidP="00A304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Frutiger-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Frutiger-Roma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06022"/>
      <w:docPartObj>
        <w:docPartGallery w:val="Page Numbers (Bottom of Page)"/>
        <w:docPartUnique/>
      </w:docPartObj>
    </w:sdtPr>
    <w:sdtContent>
      <w:p w:rsidR="002A0366" w:rsidRDefault="00D80D73">
        <w:pPr>
          <w:pStyle w:val="Footer"/>
          <w:jc w:val="center"/>
        </w:pPr>
        <w:fldSimple w:instr=" PAGE   \* MERGEFORMAT ">
          <w:r w:rsidR="00382F6D">
            <w:rPr>
              <w:noProof/>
            </w:rPr>
            <w:t>7</w:t>
          </w:r>
        </w:fldSimple>
      </w:p>
    </w:sdtContent>
  </w:sdt>
  <w:p w:rsidR="002A0366" w:rsidRDefault="002A03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366" w:rsidRDefault="002A0366" w:rsidP="00A304A2">
      <w:pPr>
        <w:spacing w:after="0" w:line="240" w:lineRule="auto"/>
      </w:pPr>
      <w:r>
        <w:separator/>
      </w:r>
    </w:p>
  </w:footnote>
  <w:footnote w:type="continuationSeparator" w:id="1">
    <w:p w:rsidR="002A0366" w:rsidRDefault="002A0366" w:rsidP="00A304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1947"/>
    <w:multiLevelType w:val="hybridMultilevel"/>
    <w:tmpl w:val="CC4AC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075B6"/>
    <w:multiLevelType w:val="hybridMultilevel"/>
    <w:tmpl w:val="38E2A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F7AC3"/>
    <w:multiLevelType w:val="hybridMultilevel"/>
    <w:tmpl w:val="C17E816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nsid w:val="0EA8664B"/>
    <w:multiLevelType w:val="hybridMultilevel"/>
    <w:tmpl w:val="51C68E4C"/>
    <w:lvl w:ilvl="0" w:tplc="7E26E68A">
      <w:start w:val="1"/>
      <w:numFmt w:val="bullet"/>
      <w:lvlText w:val=""/>
      <w:lvlJc w:val="left"/>
      <w:pPr>
        <w:tabs>
          <w:tab w:val="num" w:pos="720"/>
        </w:tabs>
        <w:ind w:left="720" w:hanging="360"/>
      </w:pPr>
      <w:rPr>
        <w:rFonts w:ascii="Wingdings 2" w:hAnsi="Wingdings 2" w:hint="default"/>
      </w:rPr>
    </w:lvl>
    <w:lvl w:ilvl="1" w:tplc="BCB610E6" w:tentative="1">
      <w:start w:val="1"/>
      <w:numFmt w:val="bullet"/>
      <w:lvlText w:val=""/>
      <w:lvlJc w:val="left"/>
      <w:pPr>
        <w:tabs>
          <w:tab w:val="num" w:pos="1440"/>
        </w:tabs>
        <w:ind w:left="1440" w:hanging="360"/>
      </w:pPr>
      <w:rPr>
        <w:rFonts w:ascii="Wingdings 2" w:hAnsi="Wingdings 2" w:hint="default"/>
      </w:rPr>
    </w:lvl>
    <w:lvl w:ilvl="2" w:tplc="9F5E7C30" w:tentative="1">
      <w:start w:val="1"/>
      <w:numFmt w:val="bullet"/>
      <w:lvlText w:val=""/>
      <w:lvlJc w:val="left"/>
      <w:pPr>
        <w:tabs>
          <w:tab w:val="num" w:pos="2160"/>
        </w:tabs>
        <w:ind w:left="2160" w:hanging="360"/>
      </w:pPr>
      <w:rPr>
        <w:rFonts w:ascii="Wingdings 2" w:hAnsi="Wingdings 2" w:hint="default"/>
      </w:rPr>
    </w:lvl>
    <w:lvl w:ilvl="3" w:tplc="A2E6FC28" w:tentative="1">
      <w:start w:val="1"/>
      <w:numFmt w:val="bullet"/>
      <w:lvlText w:val=""/>
      <w:lvlJc w:val="left"/>
      <w:pPr>
        <w:tabs>
          <w:tab w:val="num" w:pos="2880"/>
        </w:tabs>
        <w:ind w:left="2880" w:hanging="360"/>
      </w:pPr>
      <w:rPr>
        <w:rFonts w:ascii="Wingdings 2" w:hAnsi="Wingdings 2" w:hint="default"/>
      </w:rPr>
    </w:lvl>
    <w:lvl w:ilvl="4" w:tplc="5120874A" w:tentative="1">
      <w:start w:val="1"/>
      <w:numFmt w:val="bullet"/>
      <w:lvlText w:val=""/>
      <w:lvlJc w:val="left"/>
      <w:pPr>
        <w:tabs>
          <w:tab w:val="num" w:pos="3600"/>
        </w:tabs>
        <w:ind w:left="3600" w:hanging="360"/>
      </w:pPr>
      <w:rPr>
        <w:rFonts w:ascii="Wingdings 2" w:hAnsi="Wingdings 2" w:hint="default"/>
      </w:rPr>
    </w:lvl>
    <w:lvl w:ilvl="5" w:tplc="C3924762" w:tentative="1">
      <w:start w:val="1"/>
      <w:numFmt w:val="bullet"/>
      <w:lvlText w:val=""/>
      <w:lvlJc w:val="left"/>
      <w:pPr>
        <w:tabs>
          <w:tab w:val="num" w:pos="4320"/>
        </w:tabs>
        <w:ind w:left="4320" w:hanging="360"/>
      </w:pPr>
      <w:rPr>
        <w:rFonts w:ascii="Wingdings 2" w:hAnsi="Wingdings 2" w:hint="default"/>
      </w:rPr>
    </w:lvl>
    <w:lvl w:ilvl="6" w:tplc="012ADEFE" w:tentative="1">
      <w:start w:val="1"/>
      <w:numFmt w:val="bullet"/>
      <w:lvlText w:val=""/>
      <w:lvlJc w:val="left"/>
      <w:pPr>
        <w:tabs>
          <w:tab w:val="num" w:pos="5040"/>
        </w:tabs>
        <w:ind w:left="5040" w:hanging="360"/>
      </w:pPr>
      <w:rPr>
        <w:rFonts w:ascii="Wingdings 2" w:hAnsi="Wingdings 2" w:hint="default"/>
      </w:rPr>
    </w:lvl>
    <w:lvl w:ilvl="7" w:tplc="5B707230" w:tentative="1">
      <w:start w:val="1"/>
      <w:numFmt w:val="bullet"/>
      <w:lvlText w:val=""/>
      <w:lvlJc w:val="left"/>
      <w:pPr>
        <w:tabs>
          <w:tab w:val="num" w:pos="5760"/>
        </w:tabs>
        <w:ind w:left="5760" w:hanging="360"/>
      </w:pPr>
      <w:rPr>
        <w:rFonts w:ascii="Wingdings 2" w:hAnsi="Wingdings 2" w:hint="default"/>
      </w:rPr>
    </w:lvl>
    <w:lvl w:ilvl="8" w:tplc="3358450C" w:tentative="1">
      <w:start w:val="1"/>
      <w:numFmt w:val="bullet"/>
      <w:lvlText w:val=""/>
      <w:lvlJc w:val="left"/>
      <w:pPr>
        <w:tabs>
          <w:tab w:val="num" w:pos="6480"/>
        </w:tabs>
        <w:ind w:left="6480" w:hanging="360"/>
      </w:pPr>
      <w:rPr>
        <w:rFonts w:ascii="Wingdings 2" w:hAnsi="Wingdings 2" w:hint="default"/>
      </w:rPr>
    </w:lvl>
  </w:abstractNum>
  <w:abstractNum w:abstractNumId="4">
    <w:nsid w:val="1162084E"/>
    <w:multiLevelType w:val="hybridMultilevel"/>
    <w:tmpl w:val="A85EC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81B23"/>
    <w:multiLevelType w:val="hybridMultilevel"/>
    <w:tmpl w:val="AE321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877EA"/>
    <w:multiLevelType w:val="hybridMultilevel"/>
    <w:tmpl w:val="39A2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B92E4F"/>
    <w:multiLevelType w:val="hybridMultilevel"/>
    <w:tmpl w:val="758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C630A5"/>
    <w:multiLevelType w:val="hybridMultilevel"/>
    <w:tmpl w:val="CA5A7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7519ED"/>
    <w:multiLevelType w:val="multilevel"/>
    <w:tmpl w:val="B67A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6B1515"/>
    <w:multiLevelType w:val="hybridMultilevel"/>
    <w:tmpl w:val="D15A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9977F3"/>
    <w:multiLevelType w:val="multilevel"/>
    <w:tmpl w:val="D46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BB03AA"/>
    <w:multiLevelType w:val="multilevel"/>
    <w:tmpl w:val="82F2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F17F61"/>
    <w:multiLevelType w:val="hybridMultilevel"/>
    <w:tmpl w:val="DC7AE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612C3C"/>
    <w:multiLevelType w:val="hybridMultilevel"/>
    <w:tmpl w:val="6E60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A6533"/>
    <w:multiLevelType w:val="hybridMultilevel"/>
    <w:tmpl w:val="68585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94063"/>
    <w:multiLevelType w:val="hybridMultilevel"/>
    <w:tmpl w:val="A94A1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77B"/>
    <w:multiLevelType w:val="hybridMultilevel"/>
    <w:tmpl w:val="026C6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F627BE"/>
    <w:multiLevelType w:val="hybridMultilevel"/>
    <w:tmpl w:val="D6AAD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8EE4684"/>
    <w:multiLevelType w:val="hybridMultilevel"/>
    <w:tmpl w:val="089A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3C14D1"/>
    <w:multiLevelType w:val="multilevel"/>
    <w:tmpl w:val="9E5C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35F24"/>
    <w:multiLevelType w:val="hybridMultilevel"/>
    <w:tmpl w:val="608A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3785D"/>
    <w:multiLevelType w:val="multilevel"/>
    <w:tmpl w:val="A8FA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3C7014"/>
    <w:multiLevelType w:val="hybridMultilevel"/>
    <w:tmpl w:val="1B5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602CD0"/>
    <w:multiLevelType w:val="hybridMultilevel"/>
    <w:tmpl w:val="A81C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1B2C78"/>
    <w:multiLevelType w:val="hybridMultilevel"/>
    <w:tmpl w:val="66F0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F0F17"/>
    <w:multiLevelType w:val="hybridMultilevel"/>
    <w:tmpl w:val="10CC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C0F00"/>
    <w:multiLevelType w:val="hybridMultilevel"/>
    <w:tmpl w:val="679AE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BC7723"/>
    <w:multiLevelType w:val="hybridMultilevel"/>
    <w:tmpl w:val="86807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530415A"/>
    <w:multiLevelType w:val="hybridMultilevel"/>
    <w:tmpl w:val="D2D280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672B18A8"/>
    <w:multiLevelType w:val="hybridMultilevel"/>
    <w:tmpl w:val="365AA4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B56524"/>
    <w:multiLevelType w:val="hybridMultilevel"/>
    <w:tmpl w:val="F83EE8C8"/>
    <w:lvl w:ilvl="0" w:tplc="A79A6DFC">
      <w:start w:val="1"/>
      <w:numFmt w:val="decimal"/>
      <w:lvlText w:val="%1"/>
      <w:lvlJc w:val="left"/>
      <w:pPr>
        <w:ind w:left="2325" w:hanging="1935"/>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nsid w:val="6B294A29"/>
    <w:multiLevelType w:val="hybridMultilevel"/>
    <w:tmpl w:val="A04AE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107BF"/>
    <w:multiLevelType w:val="hybridMultilevel"/>
    <w:tmpl w:val="D3CAA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760DD3"/>
    <w:multiLevelType w:val="hybridMultilevel"/>
    <w:tmpl w:val="05909E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D519E7"/>
    <w:multiLevelType w:val="hybridMultilevel"/>
    <w:tmpl w:val="E3D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363237"/>
    <w:multiLevelType w:val="hybridMultilevel"/>
    <w:tmpl w:val="48147928"/>
    <w:lvl w:ilvl="0" w:tplc="69183C4E">
      <w:start w:val="1"/>
      <w:numFmt w:val="bullet"/>
      <w:lvlText w:val=""/>
      <w:lvlJc w:val="left"/>
      <w:pPr>
        <w:tabs>
          <w:tab w:val="num" w:pos="630"/>
        </w:tabs>
        <w:ind w:left="630" w:hanging="360"/>
      </w:pPr>
      <w:rPr>
        <w:rFonts w:ascii="Wingdings 2" w:hAnsi="Wingdings 2" w:hint="default"/>
      </w:rPr>
    </w:lvl>
    <w:lvl w:ilvl="1" w:tplc="FD0653F2" w:tentative="1">
      <w:start w:val="1"/>
      <w:numFmt w:val="bullet"/>
      <w:lvlText w:val=""/>
      <w:lvlJc w:val="left"/>
      <w:pPr>
        <w:tabs>
          <w:tab w:val="num" w:pos="1350"/>
        </w:tabs>
        <w:ind w:left="1350" w:hanging="360"/>
      </w:pPr>
      <w:rPr>
        <w:rFonts w:ascii="Wingdings 2" w:hAnsi="Wingdings 2" w:hint="default"/>
      </w:rPr>
    </w:lvl>
    <w:lvl w:ilvl="2" w:tplc="DBC6B3C0" w:tentative="1">
      <w:start w:val="1"/>
      <w:numFmt w:val="bullet"/>
      <w:lvlText w:val=""/>
      <w:lvlJc w:val="left"/>
      <w:pPr>
        <w:tabs>
          <w:tab w:val="num" w:pos="2070"/>
        </w:tabs>
        <w:ind w:left="2070" w:hanging="360"/>
      </w:pPr>
      <w:rPr>
        <w:rFonts w:ascii="Wingdings 2" w:hAnsi="Wingdings 2" w:hint="default"/>
      </w:rPr>
    </w:lvl>
    <w:lvl w:ilvl="3" w:tplc="6E5674A4" w:tentative="1">
      <w:start w:val="1"/>
      <w:numFmt w:val="bullet"/>
      <w:lvlText w:val=""/>
      <w:lvlJc w:val="left"/>
      <w:pPr>
        <w:tabs>
          <w:tab w:val="num" w:pos="2790"/>
        </w:tabs>
        <w:ind w:left="2790" w:hanging="360"/>
      </w:pPr>
      <w:rPr>
        <w:rFonts w:ascii="Wingdings 2" w:hAnsi="Wingdings 2" w:hint="default"/>
      </w:rPr>
    </w:lvl>
    <w:lvl w:ilvl="4" w:tplc="41560AC8" w:tentative="1">
      <w:start w:val="1"/>
      <w:numFmt w:val="bullet"/>
      <w:lvlText w:val=""/>
      <w:lvlJc w:val="left"/>
      <w:pPr>
        <w:tabs>
          <w:tab w:val="num" w:pos="3510"/>
        </w:tabs>
        <w:ind w:left="3510" w:hanging="360"/>
      </w:pPr>
      <w:rPr>
        <w:rFonts w:ascii="Wingdings 2" w:hAnsi="Wingdings 2" w:hint="default"/>
      </w:rPr>
    </w:lvl>
    <w:lvl w:ilvl="5" w:tplc="F788CA0A" w:tentative="1">
      <w:start w:val="1"/>
      <w:numFmt w:val="bullet"/>
      <w:lvlText w:val=""/>
      <w:lvlJc w:val="left"/>
      <w:pPr>
        <w:tabs>
          <w:tab w:val="num" w:pos="4230"/>
        </w:tabs>
        <w:ind w:left="4230" w:hanging="360"/>
      </w:pPr>
      <w:rPr>
        <w:rFonts w:ascii="Wingdings 2" w:hAnsi="Wingdings 2" w:hint="default"/>
      </w:rPr>
    </w:lvl>
    <w:lvl w:ilvl="6" w:tplc="7C2AC6F4" w:tentative="1">
      <w:start w:val="1"/>
      <w:numFmt w:val="bullet"/>
      <w:lvlText w:val=""/>
      <w:lvlJc w:val="left"/>
      <w:pPr>
        <w:tabs>
          <w:tab w:val="num" w:pos="4950"/>
        </w:tabs>
        <w:ind w:left="4950" w:hanging="360"/>
      </w:pPr>
      <w:rPr>
        <w:rFonts w:ascii="Wingdings 2" w:hAnsi="Wingdings 2" w:hint="default"/>
      </w:rPr>
    </w:lvl>
    <w:lvl w:ilvl="7" w:tplc="3320A422" w:tentative="1">
      <w:start w:val="1"/>
      <w:numFmt w:val="bullet"/>
      <w:lvlText w:val=""/>
      <w:lvlJc w:val="left"/>
      <w:pPr>
        <w:tabs>
          <w:tab w:val="num" w:pos="5670"/>
        </w:tabs>
        <w:ind w:left="5670" w:hanging="360"/>
      </w:pPr>
      <w:rPr>
        <w:rFonts w:ascii="Wingdings 2" w:hAnsi="Wingdings 2" w:hint="default"/>
      </w:rPr>
    </w:lvl>
    <w:lvl w:ilvl="8" w:tplc="47B8DA62" w:tentative="1">
      <w:start w:val="1"/>
      <w:numFmt w:val="bullet"/>
      <w:lvlText w:val=""/>
      <w:lvlJc w:val="left"/>
      <w:pPr>
        <w:tabs>
          <w:tab w:val="num" w:pos="6390"/>
        </w:tabs>
        <w:ind w:left="6390" w:hanging="360"/>
      </w:pPr>
      <w:rPr>
        <w:rFonts w:ascii="Wingdings 2" w:hAnsi="Wingdings 2" w:hint="default"/>
      </w:rPr>
    </w:lvl>
  </w:abstractNum>
  <w:abstractNum w:abstractNumId="37">
    <w:nsid w:val="7B3E4F84"/>
    <w:multiLevelType w:val="hybridMultilevel"/>
    <w:tmpl w:val="84CCF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30"/>
  </w:num>
  <w:num w:numId="4">
    <w:abstractNumId w:val="33"/>
  </w:num>
  <w:num w:numId="5">
    <w:abstractNumId w:val="15"/>
  </w:num>
  <w:num w:numId="6">
    <w:abstractNumId w:val="34"/>
  </w:num>
  <w:num w:numId="7">
    <w:abstractNumId w:val="28"/>
  </w:num>
  <w:num w:numId="8">
    <w:abstractNumId w:val="3"/>
  </w:num>
  <w:num w:numId="9">
    <w:abstractNumId w:val="19"/>
  </w:num>
  <w:num w:numId="10">
    <w:abstractNumId w:val="10"/>
  </w:num>
  <w:num w:numId="11">
    <w:abstractNumId w:val="31"/>
  </w:num>
  <w:num w:numId="12">
    <w:abstractNumId w:val="13"/>
  </w:num>
  <w:num w:numId="13">
    <w:abstractNumId w:val="8"/>
  </w:num>
  <w:num w:numId="14">
    <w:abstractNumId w:val="37"/>
  </w:num>
  <w:num w:numId="15">
    <w:abstractNumId w:val="0"/>
  </w:num>
  <w:num w:numId="16">
    <w:abstractNumId w:val="25"/>
  </w:num>
  <w:num w:numId="17">
    <w:abstractNumId w:val="23"/>
  </w:num>
  <w:num w:numId="18">
    <w:abstractNumId w:val="5"/>
  </w:num>
  <w:num w:numId="19">
    <w:abstractNumId w:val="26"/>
  </w:num>
  <w:num w:numId="20">
    <w:abstractNumId w:val="32"/>
  </w:num>
  <w:num w:numId="21">
    <w:abstractNumId w:val="17"/>
  </w:num>
  <w:num w:numId="22">
    <w:abstractNumId w:val="27"/>
  </w:num>
  <w:num w:numId="23">
    <w:abstractNumId w:val="9"/>
  </w:num>
  <w:num w:numId="24">
    <w:abstractNumId w:val="20"/>
  </w:num>
  <w:num w:numId="25">
    <w:abstractNumId w:val="12"/>
  </w:num>
  <w:num w:numId="26">
    <w:abstractNumId w:val="4"/>
  </w:num>
  <w:num w:numId="27">
    <w:abstractNumId w:val="16"/>
  </w:num>
  <w:num w:numId="28">
    <w:abstractNumId w:val="35"/>
  </w:num>
  <w:num w:numId="29">
    <w:abstractNumId w:val="2"/>
  </w:num>
  <w:num w:numId="30">
    <w:abstractNumId w:val="22"/>
  </w:num>
  <w:num w:numId="31">
    <w:abstractNumId w:val="1"/>
  </w:num>
  <w:num w:numId="32">
    <w:abstractNumId w:val="14"/>
  </w:num>
  <w:num w:numId="33">
    <w:abstractNumId w:val="36"/>
  </w:num>
  <w:num w:numId="34">
    <w:abstractNumId w:val="24"/>
  </w:num>
  <w:num w:numId="35">
    <w:abstractNumId w:val="6"/>
  </w:num>
  <w:num w:numId="36">
    <w:abstractNumId w:val="29"/>
  </w:num>
  <w:num w:numId="37">
    <w:abstractNumId w:val="18"/>
  </w:num>
  <w:num w:numId="38">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useFELayout/>
  </w:compat>
  <w:rsids>
    <w:rsidRoot w:val="009349F8"/>
    <w:rsid w:val="000270FA"/>
    <w:rsid w:val="00045AAA"/>
    <w:rsid w:val="00055754"/>
    <w:rsid w:val="000C2774"/>
    <w:rsid w:val="000D14A3"/>
    <w:rsid w:val="000E1171"/>
    <w:rsid w:val="000E1CD8"/>
    <w:rsid w:val="00145F7A"/>
    <w:rsid w:val="0018142A"/>
    <w:rsid w:val="001B6D91"/>
    <w:rsid w:val="001C0006"/>
    <w:rsid w:val="001C5E7E"/>
    <w:rsid w:val="002022FC"/>
    <w:rsid w:val="00210E89"/>
    <w:rsid w:val="002321B0"/>
    <w:rsid w:val="002A0366"/>
    <w:rsid w:val="002A0C77"/>
    <w:rsid w:val="002F5271"/>
    <w:rsid w:val="00300566"/>
    <w:rsid w:val="00322538"/>
    <w:rsid w:val="00324996"/>
    <w:rsid w:val="00382F6D"/>
    <w:rsid w:val="00392589"/>
    <w:rsid w:val="003C203B"/>
    <w:rsid w:val="003D5D23"/>
    <w:rsid w:val="003E35DC"/>
    <w:rsid w:val="00425F32"/>
    <w:rsid w:val="0043349A"/>
    <w:rsid w:val="00465FE6"/>
    <w:rsid w:val="00471173"/>
    <w:rsid w:val="004C7A5F"/>
    <w:rsid w:val="004E58F5"/>
    <w:rsid w:val="004F6BD6"/>
    <w:rsid w:val="005202B6"/>
    <w:rsid w:val="005266BB"/>
    <w:rsid w:val="00532A6F"/>
    <w:rsid w:val="00570C77"/>
    <w:rsid w:val="00576278"/>
    <w:rsid w:val="005900A2"/>
    <w:rsid w:val="00597647"/>
    <w:rsid w:val="00610384"/>
    <w:rsid w:val="00626978"/>
    <w:rsid w:val="00642594"/>
    <w:rsid w:val="006532F3"/>
    <w:rsid w:val="00672C47"/>
    <w:rsid w:val="006C323F"/>
    <w:rsid w:val="006C69EA"/>
    <w:rsid w:val="006D642A"/>
    <w:rsid w:val="007357EB"/>
    <w:rsid w:val="007701CF"/>
    <w:rsid w:val="007C1053"/>
    <w:rsid w:val="007D6D16"/>
    <w:rsid w:val="007E2158"/>
    <w:rsid w:val="00806E7B"/>
    <w:rsid w:val="00812932"/>
    <w:rsid w:val="00827519"/>
    <w:rsid w:val="008353D3"/>
    <w:rsid w:val="00855C96"/>
    <w:rsid w:val="00865031"/>
    <w:rsid w:val="008700F8"/>
    <w:rsid w:val="008A5469"/>
    <w:rsid w:val="008D7F52"/>
    <w:rsid w:val="008E1239"/>
    <w:rsid w:val="008F7D74"/>
    <w:rsid w:val="009349F8"/>
    <w:rsid w:val="0094593F"/>
    <w:rsid w:val="00951DBA"/>
    <w:rsid w:val="009D7089"/>
    <w:rsid w:val="009E3981"/>
    <w:rsid w:val="009E4B27"/>
    <w:rsid w:val="009E6BB3"/>
    <w:rsid w:val="00A304A2"/>
    <w:rsid w:val="00A409DA"/>
    <w:rsid w:val="00A4114F"/>
    <w:rsid w:val="00A619FE"/>
    <w:rsid w:val="00A66C21"/>
    <w:rsid w:val="00A83A75"/>
    <w:rsid w:val="00AD06FF"/>
    <w:rsid w:val="00AF46C7"/>
    <w:rsid w:val="00B453D0"/>
    <w:rsid w:val="00B725C9"/>
    <w:rsid w:val="00B74A2B"/>
    <w:rsid w:val="00B91003"/>
    <w:rsid w:val="00BE75A8"/>
    <w:rsid w:val="00BF1FAA"/>
    <w:rsid w:val="00C17466"/>
    <w:rsid w:val="00C5008E"/>
    <w:rsid w:val="00C7135A"/>
    <w:rsid w:val="00CB14DC"/>
    <w:rsid w:val="00CB757B"/>
    <w:rsid w:val="00CD1307"/>
    <w:rsid w:val="00CF1A6A"/>
    <w:rsid w:val="00D10F65"/>
    <w:rsid w:val="00D26D22"/>
    <w:rsid w:val="00D80D73"/>
    <w:rsid w:val="00D81714"/>
    <w:rsid w:val="00D8425F"/>
    <w:rsid w:val="00D858AA"/>
    <w:rsid w:val="00D93DF7"/>
    <w:rsid w:val="00E169E8"/>
    <w:rsid w:val="00E2523A"/>
    <w:rsid w:val="00E42258"/>
    <w:rsid w:val="00E42873"/>
    <w:rsid w:val="00E45E0E"/>
    <w:rsid w:val="00E477F7"/>
    <w:rsid w:val="00E72422"/>
    <w:rsid w:val="00E8406D"/>
    <w:rsid w:val="00E95EDB"/>
    <w:rsid w:val="00F077A4"/>
    <w:rsid w:val="00F12725"/>
    <w:rsid w:val="00F222DE"/>
    <w:rsid w:val="00F308C7"/>
    <w:rsid w:val="00F85A91"/>
    <w:rsid w:val="00FA34AF"/>
    <w:rsid w:val="00FE6CD7"/>
    <w:rsid w:val="00FF35F6"/>
    <w:rsid w:val="00FF48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469"/>
  </w:style>
  <w:style w:type="paragraph" w:styleId="Heading1">
    <w:name w:val="heading 1"/>
    <w:basedOn w:val="Normal"/>
    <w:next w:val="Normal"/>
    <w:link w:val="Heading1Char"/>
    <w:uiPriority w:val="9"/>
    <w:qFormat/>
    <w:rsid w:val="009349F8"/>
    <w:pPr>
      <w:keepNext/>
      <w:keepLines/>
      <w:spacing w:before="480" w:after="0"/>
      <w:outlineLvl w:val="0"/>
    </w:pPr>
    <w:rPr>
      <w:rFonts w:asciiTheme="majorHAnsi" w:eastAsiaTheme="majorEastAsia" w:hAnsiTheme="majorHAnsi" w:cstheme="majorBidi"/>
      <w:b/>
      <w:bCs/>
      <w:color w:val="365F91" w:themeColor="accent1" w:themeShade="BF"/>
      <w:sz w:val="28"/>
      <w:szCs w:val="28"/>
      <w:lang w:val="pt-BR"/>
    </w:rPr>
  </w:style>
  <w:style w:type="paragraph" w:styleId="Heading2">
    <w:name w:val="heading 2"/>
    <w:basedOn w:val="Normal"/>
    <w:next w:val="Normal"/>
    <w:link w:val="Heading2Char"/>
    <w:uiPriority w:val="9"/>
    <w:unhideWhenUsed/>
    <w:qFormat/>
    <w:rsid w:val="00E95E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27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03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9F8"/>
    <w:rPr>
      <w:rFonts w:asciiTheme="majorHAnsi" w:eastAsiaTheme="majorEastAsia" w:hAnsiTheme="majorHAnsi" w:cstheme="majorBidi"/>
      <w:b/>
      <w:bCs/>
      <w:color w:val="365F91" w:themeColor="accent1" w:themeShade="BF"/>
      <w:sz w:val="28"/>
      <w:szCs w:val="28"/>
      <w:lang w:val="pt-BR"/>
    </w:rPr>
  </w:style>
  <w:style w:type="character" w:customStyle="1" w:styleId="apple-style-span">
    <w:name w:val="apple-style-span"/>
    <w:basedOn w:val="DefaultParagraphFont"/>
    <w:rsid w:val="009349F8"/>
  </w:style>
  <w:style w:type="character" w:styleId="Strong">
    <w:name w:val="Strong"/>
    <w:basedOn w:val="DefaultParagraphFont"/>
    <w:uiPriority w:val="22"/>
    <w:qFormat/>
    <w:rsid w:val="009349F8"/>
    <w:rPr>
      <w:b/>
      <w:bCs/>
    </w:rPr>
  </w:style>
  <w:style w:type="paragraph" w:styleId="BalloonText">
    <w:name w:val="Balloon Text"/>
    <w:basedOn w:val="Normal"/>
    <w:link w:val="BalloonTextChar"/>
    <w:uiPriority w:val="99"/>
    <w:semiHidden/>
    <w:unhideWhenUsed/>
    <w:rsid w:val="00934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9F8"/>
    <w:rPr>
      <w:rFonts w:ascii="Tahoma" w:hAnsi="Tahoma" w:cs="Tahoma"/>
      <w:sz w:val="16"/>
      <w:szCs w:val="16"/>
    </w:rPr>
  </w:style>
  <w:style w:type="paragraph" w:styleId="ListParagraph">
    <w:name w:val="List Paragraph"/>
    <w:basedOn w:val="Normal"/>
    <w:uiPriority w:val="34"/>
    <w:qFormat/>
    <w:rsid w:val="00425F32"/>
    <w:pPr>
      <w:ind w:left="720"/>
      <w:contextualSpacing/>
    </w:pPr>
    <w:rPr>
      <w:rFonts w:ascii="Calibri" w:eastAsia="Calibri" w:hAnsi="Calibri" w:cs="Times New Roman"/>
      <w:lang w:val="pt-BR"/>
    </w:rPr>
  </w:style>
  <w:style w:type="paragraph" w:styleId="NormalWeb">
    <w:name w:val="Normal (Web)"/>
    <w:basedOn w:val="Normal"/>
    <w:uiPriority w:val="99"/>
    <w:unhideWhenUsed/>
    <w:rsid w:val="008700F8"/>
    <w:rPr>
      <w:rFonts w:ascii="Times New Roman" w:eastAsia="Calibri" w:hAnsi="Times New Roman" w:cs="Times New Roman"/>
      <w:sz w:val="24"/>
      <w:szCs w:val="24"/>
      <w:lang w:val="pt-BR"/>
    </w:rPr>
  </w:style>
  <w:style w:type="character" w:customStyle="1" w:styleId="apple-converted-space">
    <w:name w:val="apple-converted-space"/>
    <w:basedOn w:val="DefaultParagraphFont"/>
    <w:rsid w:val="001C5E7E"/>
  </w:style>
  <w:style w:type="character" w:styleId="Hyperlink">
    <w:name w:val="Hyperlink"/>
    <w:basedOn w:val="DefaultParagraphFont"/>
    <w:uiPriority w:val="99"/>
    <w:unhideWhenUsed/>
    <w:rsid w:val="001C5E7E"/>
    <w:rPr>
      <w:color w:val="0000FF"/>
      <w:u w:val="single"/>
    </w:rPr>
  </w:style>
  <w:style w:type="table" w:styleId="MediumShading1-Accent6">
    <w:name w:val="Medium Shading 1 Accent 6"/>
    <w:basedOn w:val="TableNormal"/>
    <w:uiPriority w:val="63"/>
    <w:rsid w:val="001C5E7E"/>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date">
    <w:name w:val="date"/>
    <w:basedOn w:val="DefaultParagraphFont"/>
    <w:rsid w:val="006D642A"/>
  </w:style>
  <w:style w:type="table" w:styleId="TableGrid">
    <w:name w:val="Table Grid"/>
    <w:basedOn w:val="TableNormal"/>
    <w:uiPriority w:val="59"/>
    <w:rsid w:val="006D64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6D642A"/>
    <w:pPr>
      <w:spacing w:after="0" w:line="240" w:lineRule="auto"/>
    </w:pPr>
    <w:rPr>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6D642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D642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D642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D642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D642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6D642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6D642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3">
    <w:name w:val="Medium Shading 2 Accent 3"/>
    <w:basedOn w:val="TableNormal"/>
    <w:uiPriority w:val="64"/>
    <w:rsid w:val="006D64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4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cimalAligned">
    <w:name w:val="Decimal Aligned"/>
    <w:basedOn w:val="Normal"/>
    <w:uiPriority w:val="40"/>
    <w:qFormat/>
    <w:rsid w:val="003C203B"/>
    <w:pPr>
      <w:tabs>
        <w:tab w:val="decimal" w:pos="360"/>
      </w:tabs>
    </w:pPr>
  </w:style>
  <w:style w:type="paragraph" w:styleId="FootnoteText">
    <w:name w:val="footnote text"/>
    <w:basedOn w:val="Normal"/>
    <w:link w:val="FootnoteTextChar"/>
    <w:uiPriority w:val="99"/>
    <w:unhideWhenUsed/>
    <w:rsid w:val="003C203B"/>
    <w:pPr>
      <w:spacing w:after="0" w:line="240" w:lineRule="auto"/>
    </w:pPr>
    <w:rPr>
      <w:sz w:val="20"/>
      <w:szCs w:val="20"/>
    </w:rPr>
  </w:style>
  <w:style w:type="character" w:customStyle="1" w:styleId="FootnoteTextChar">
    <w:name w:val="Footnote Text Char"/>
    <w:basedOn w:val="DefaultParagraphFont"/>
    <w:link w:val="FootnoteText"/>
    <w:uiPriority w:val="99"/>
    <w:rsid w:val="003C203B"/>
    <w:rPr>
      <w:sz w:val="20"/>
      <w:szCs w:val="20"/>
    </w:rPr>
  </w:style>
  <w:style w:type="character" w:styleId="SubtleEmphasis">
    <w:name w:val="Subtle Emphasis"/>
    <w:basedOn w:val="DefaultParagraphFont"/>
    <w:uiPriority w:val="19"/>
    <w:qFormat/>
    <w:rsid w:val="003C203B"/>
    <w:rPr>
      <w:rFonts w:eastAsiaTheme="minorEastAsia" w:cstheme="minorBidi"/>
      <w:bCs w:val="0"/>
      <w:i/>
      <w:iCs/>
      <w:color w:val="808080" w:themeColor="text1" w:themeTint="7F"/>
      <w:szCs w:val="22"/>
      <w:lang w:val="en-US"/>
    </w:rPr>
  </w:style>
  <w:style w:type="table" w:styleId="ColorfulGrid-Accent6">
    <w:name w:val="Colorful Grid Accent 6"/>
    <w:basedOn w:val="TableNormal"/>
    <w:uiPriority w:val="73"/>
    <w:rsid w:val="00532A6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5">
    <w:name w:val="Medium Grid 3 Accent 5"/>
    <w:basedOn w:val="TableNormal"/>
    <w:uiPriority w:val="69"/>
    <w:rsid w:val="00532A6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6">
    <w:name w:val="Light List Accent 6"/>
    <w:basedOn w:val="TableNormal"/>
    <w:uiPriority w:val="61"/>
    <w:rsid w:val="00532A6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3">
    <w:name w:val="Colorful Grid Accent 3"/>
    <w:basedOn w:val="TableNormal"/>
    <w:uiPriority w:val="73"/>
    <w:rsid w:val="00532A6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64"/>
    <w:rsid w:val="00532A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32A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32A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32A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E95EDB"/>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olorfulGrid-Accent2">
    <w:name w:val="Colorful Grid Accent 2"/>
    <w:basedOn w:val="TableNormal"/>
    <w:uiPriority w:val="73"/>
    <w:rsid w:val="00E95ED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Heading2Char">
    <w:name w:val="Heading 2 Char"/>
    <w:basedOn w:val="DefaultParagraphFont"/>
    <w:link w:val="Heading2"/>
    <w:uiPriority w:val="9"/>
    <w:rsid w:val="00E95EDB"/>
    <w:rPr>
      <w:rFonts w:asciiTheme="majorHAnsi" w:eastAsiaTheme="majorEastAsia" w:hAnsiTheme="majorHAnsi" w:cstheme="majorBidi"/>
      <w:b/>
      <w:bCs/>
      <w:color w:val="4F81BD" w:themeColor="accent1"/>
      <w:sz w:val="26"/>
      <w:szCs w:val="26"/>
    </w:rPr>
  </w:style>
  <w:style w:type="paragraph" w:styleId="z-BottomofForm">
    <w:name w:val="HTML Bottom of Form"/>
    <w:basedOn w:val="Normal"/>
    <w:next w:val="Normal"/>
    <w:link w:val="z-BottomofFormChar"/>
    <w:hidden/>
    <w:uiPriority w:val="99"/>
    <w:semiHidden/>
    <w:unhideWhenUsed/>
    <w:rsid w:val="00E95E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95EDB"/>
    <w:rPr>
      <w:rFonts w:ascii="Arial" w:eastAsia="Times New Roman" w:hAnsi="Arial" w:cs="Arial"/>
      <w:vanish/>
      <w:sz w:val="16"/>
      <w:szCs w:val="16"/>
    </w:rPr>
  </w:style>
  <w:style w:type="table" w:styleId="LightGrid-Accent6">
    <w:name w:val="Light Grid Accent 6"/>
    <w:basedOn w:val="TableNormal"/>
    <w:uiPriority w:val="62"/>
    <w:rsid w:val="00E95ED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5">
    <w:name w:val="Colorful List Accent 5"/>
    <w:basedOn w:val="TableNormal"/>
    <w:uiPriority w:val="72"/>
    <w:rsid w:val="00E95ED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3-Accent6">
    <w:name w:val="Medium Grid 3 Accent 6"/>
    <w:basedOn w:val="TableNormal"/>
    <w:uiPriority w:val="69"/>
    <w:rsid w:val="00E95ED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Grid-Accent4">
    <w:name w:val="Colorful Grid Accent 4"/>
    <w:basedOn w:val="TableNormal"/>
    <w:uiPriority w:val="73"/>
    <w:rsid w:val="00E477F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Shading1-Accent5">
    <w:name w:val="Medium Shading 1 Accent 5"/>
    <w:basedOn w:val="TableNormal"/>
    <w:uiPriority w:val="63"/>
    <w:rsid w:val="00E477F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E477F7"/>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3-Accent1">
    <w:name w:val="Medium Grid 3 Accent 1"/>
    <w:basedOn w:val="TableNormal"/>
    <w:uiPriority w:val="69"/>
    <w:rsid w:val="00E477F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2">
    <w:name w:val="Light List Accent 2"/>
    <w:basedOn w:val="TableNormal"/>
    <w:uiPriority w:val="61"/>
    <w:rsid w:val="00A66C2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Heading3Char">
    <w:name w:val="Heading 3 Char"/>
    <w:basedOn w:val="DefaultParagraphFont"/>
    <w:link w:val="Heading3"/>
    <w:uiPriority w:val="9"/>
    <w:semiHidden/>
    <w:rsid w:val="000270FA"/>
    <w:rPr>
      <w:rFonts w:asciiTheme="majorHAnsi" w:eastAsiaTheme="majorEastAsia" w:hAnsiTheme="majorHAnsi" w:cstheme="majorBidi"/>
      <w:b/>
      <w:bCs/>
      <w:color w:val="4F81BD" w:themeColor="accent1"/>
    </w:rPr>
  </w:style>
  <w:style w:type="paragraph" w:customStyle="1" w:styleId="datacontent">
    <w:name w:val="datacontent"/>
    <w:basedOn w:val="Normal"/>
    <w:rsid w:val="00526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content1">
    <w:name w:val="datacontent1"/>
    <w:basedOn w:val="DefaultParagraphFont"/>
    <w:rsid w:val="005266BB"/>
  </w:style>
  <w:style w:type="paragraph" w:customStyle="1" w:styleId="style9">
    <w:name w:val="style9"/>
    <w:basedOn w:val="Normal"/>
    <w:rsid w:val="005266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5">
    <w:name w:val="style5"/>
    <w:basedOn w:val="Normal"/>
    <w:rsid w:val="005266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4">
    <w:name w:val="style4"/>
    <w:basedOn w:val="Normal"/>
    <w:rsid w:val="00526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1">
    <w:name w:val="style11"/>
    <w:basedOn w:val="DefaultParagraphFont"/>
    <w:rsid w:val="004C7A5F"/>
  </w:style>
  <w:style w:type="paragraph" w:customStyle="1" w:styleId="paraheader">
    <w:name w:val="paraheader"/>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8">
    <w:name w:val="style8"/>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7">
    <w:name w:val="style17"/>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9">
    <w:name w:val="style19"/>
    <w:basedOn w:val="DefaultParagraphFont"/>
    <w:rsid w:val="004C7A5F"/>
  </w:style>
  <w:style w:type="character" w:customStyle="1" w:styleId="style18">
    <w:name w:val="style18"/>
    <w:basedOn w:val="DefaultParagraphFont"/>
    <w:rsid w:val="004C7A5F"/>
  </w:style>
  <w:style w:type="character" w:customStyle="1" w:styleId="style20">
    <w:name w:val="style20"/>
    <w:basedOn w:val="DefaultParagraphFont"/>
    <w:rsid w:val="004C7A5F"/>
  </w:style>
  <w:style w:type="character" w:customStyle="1" w:styleId="style22">
    <w:name w:val="style22"/>
    <w:basedOn w:val="DefaultParagraphFont"/>
    <w:rsid w:val="004C7A5F"/>
  </w:style>
  <w:style w:type="paragraph" w:customStyle="1" w:styleId="style24">
    <w:name w:val="style24"/>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01">
    <w:name w:val="style201"/>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3">
    <w:name w:val="style13"/>
    <w:basedOn w:val="DefaultParagraphFont"/>
    <w:rsid w:val="004C7A5F"/>
  </w:style>
  <w:style w:type="paragraph" w:customStyle="1" w:styleId="style15">
    <w:name w:val="style15"/>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0">
    <w:name w:val="style10"/>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7">
    <w:name w:val="style7"/>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3">
    <w:name w:val="style23"/>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3">
    <w:name w:val="style3"/>
    <w:basedOn w:val="Normal"/>
    <w:rsid w:val="004C7A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304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04A2"/>
  </w:style>
  <w:style w:type="paragraph" w:styleId="Footer">
    <w:name w:val="footer"/>
    <w:basedOn w:val="Normal"/>
    <w:link w:val="FooterChar"/>
    <w:uiPriority w:val="99"/>
    <w:unhideWhenUsed/>
    <w:rsid w:val="00A30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4A2"/>
  </w:style>
  <w:style w:type="paragraph" w:customStyle="1" w:styleId="Style1">
    <w:name w:val="Style1"/>
    <w:basedOn w:val="Normal"/>
    <w:link w:val="Style1Char"/>
    <w:qFormat/>
    <w:rsid w:val="00BE75A8"/>
    <w:pPr>
      <w:autoSpaceDE w:val="0"/>
      <w:autoSpaceDN w:val="0"/>
      <w:adjustRightInd w:val="0"/>
      <w:spacing w:after="0" w:line="240" w:lineRule="auto"/>
    </w:pPr>
    <w:rPr>
      <w:rFonts w:ascii="Times New Roman" w:hAnsi="Times New Roman" w:cs="Frutiger-Light"/>
      <w:sz w:val="24"/>
      <w:szCs w:val="17"/>
    </w:rPr>
  </w:style>
  <w:style w:type="character" w:customStyle="1" w:styleId="Style1Char">
    <w:name w:val="Style1 Char"/>
    <w:basedOn w:val="DefaultParagraphFont"/>
    <w:link w:val="Style1"/>
    <w:rsid w:val="00BE75A8"/>
    <w:rPr>
      <w:rFonts w:ascii="Times New Roman" w:hAnsi="Times New Roman" w:cs="Frutiger-Light"/>
      <w:sz w:val="24"/>
      <w:szCs w:val="17"/>
    </w:rPr>
  </w:style>
  <w:style w:type="table" w:styleId="LightList">
    <w:name w:val="Light List"/>
    <w:basedOn w:val="TableNormal"/>
    <w:uiPriority w:val="61"/>
    <w:rsid w:val="00806E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pp1">
    <w:name w:val="pp1"/>
    <w:basedOn w:val="Normal"/>
    <w:rsid w:val="002A0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2">
    <w:name w:val="tt2"/>
    <w:basedOn w:val="DefaultParagraphFont"/>
    <w:rsid w:val="002A0366"/>
  </w:style>
  <w:style w:type="character" w:customStyle="1" w:styleId="Heading4Char">
    <w:name w:val="Heading 4 Char"/>
    <w:basedOn w:val="DefaultParagraphFont"/>
    <w:link w:val="Heading4"/>
    <w:uiPriority w:val="9"/>
    <w:semiHidden/>
    <w:rsid w:val="002A0366"/>
    <w:rPr>
      <w:rFonts w:asciiTheme="majorHAnsi" w:eastAsiaTheme="majorEastAsia" w:hAnsiTheme="majorHAnsi" w:cstheme="majorBidi"/>
      <w:b/>
      <w:bCs/>
      <w:i/>
      <w:iCs/>
      <w:color w:val="4F81BD" w:themeColor="accent1"/>
    </w:rPr>
  </w:style>
  <w:style w:type="character" w:customStyle="1" w:styleId="subtabsel">
    <w:name w:val="subtabsel"/>
    <w:basedOn w:val="DefaultParagraphFont"/>
    <w:rsid w:val="002A0366"/>
  </w:style>
  <w:style w:type="character" w:customStyle="1" w:styleId="graybold">
    <w:name w:val="graybold"/>
    <w:basedOn w:val="DefaultParagraphFont"/>
    <w:rsid w:val="009D7089"/>
  </w:style>
  <w:style w:type="character" w:customStyle="1" w:styleId="searchtxt2">
    <w:name w:val="searchtxt2"/>
    <w:basedOn w:val="DefaultParagraphFont"/>
    <w:rsid w:val="009D7089"/>
  </w:style>
</w:styles>
</file>

<file path=word/webSettings.xml><?xml version="1.0" encoding="utf-8"?>
<w:webSettings xmlns:r="http://schemas.openxmlformats.org/officeDocument/2006/relationships" xmlns:w="http://schemas.openxmlformats.org/wordprocessingml/2006/main">
  <w:divs>
    <w:div w:id="3634880">
      <w:bodyDiv w:val="1"/>
      <w:marLeft w:val="0"/>
      <w:marRight w:val="0"/>
      <w:marTop w:val="0"/>
      <w:marBottom w:val="0"/>
      <w:divBdr>
        <w:top w:val="none" w:sz="0" w:space="0" w:color="auto"/>
        <w:left w:val="none" w:sz="0" w:space="0" w:color="auto"/>
        <w:bottom w:val="none" w:sz="0" w:space="0" w:color="auto"/>
        <w:right w:val="none" w:sz="0" w:space="0" w:color="auto"/>
      </w:divBdr>
    </w:div>
    <w:div w:id="29575571">
      <w:bodyDiv w:val="1"/>
      <w:marLeft w:val="0"/>
      <w:marRight w:val="0"/>
      <w:marTop w:val="0"/>
      <w:marBottom w:val="0"/>
      <w:divBdr>
        <w:top w:val="none" w:sz="0" w:space="0" w:color="auto"/>
        <w:left w:val="none" w:sz="0" w:space="0" w:color="auto"/>
        <w:bottom w:val="none" w:sz="0" w:space="0" w:color="auto"/>
        <w:right w:val="none" w:sz="0" w:space="0" w:color="auto"/>
      </w:divBdr>
    </w:div>
    <w:div w:id="38629744">
      <w:bodyDiv w:val="1"/>
      <w:marLeft w:val="0"/>
      <w:marRight w:val="0"/>
      <w:marTop w:val="0"/>
      <w:marBottom w:val="0"/>
      <w:divBdr>
        <w:top w:val="none" w:sz="0" w:space="0" w:color="auto"/>
        <w:left w:val="none" w:sz="0" w:space="0" w:color="auto"/>
        <w:bottom w:val="none" w:sz="0" w:space="0" w:color="auto"/>
        <w:right w:val="none" w:sz="0" w:space="0" w:color="auto"/>
      </w:divBdr>
    </w:div>
    <w:div w:id="212887561">
      <w:bodyDiv w:val="1"/>
      <w:marLeft w:val="0"/>
      <w:marRight w:val="0"/>
      <w:marTop w:val="0"/>
      <w:marBottom w:val="0"/>
      <w:divBdr>
        <w:top w:val="none" w:sz="0" w:space="0" w:color="auto"/>
        <w:left w:val="none" w:sz="0" w:space="0" w:color="auto"/>
        <w:bottom w:val="none" w:sz="0" w:space="0" w:color="auto"/>
        <w:right w:val="none" w:sz="0" w:space="0" w:color="auto"/>
      </w:divBdr>
      <w:divsChild>
        <w:div w:id="190925097">
          <w:marLeft w:val="375"/>
          <w:marRight w:val="0"/>
          <w:marTop w:val="0"/>
          <w:marBottom w:val="0"/>
          <w:divBdr>
            <w:top w:val="none" w:sz="0" w:space="0" w:color="auto"/>
            <w:left w:val="none" w:sz="0" w:space="0" w:color="auto"/>
            <w:bottom w:val="none" w:sz="0" w:space="0" w:color="auto"/>
            <w:right w:val="none" w:sz="0" w:space="0" w:color="auto"/>
          </w:divBdr>
        </w:div>
        <w:div w:id="886602929">
          <w:marLeft w:val="375"/>
          <w:marRight w:val="0"/>
          <w:marTop w:val="0"/>
          <w:marBottom w:val="0"/>
          <w:divBdr>
            <w:top w:val="none" w:sz="0" w:space="0" w:color="auto"/>
            <w:left w:val="none" w:sz="0" w:space="0" w:color="auto"/>
            <w:bottom w:val="none" w:sz="0" w:space="0" w:color="auto"/>
            <w:right w:val="none" w:sz="0" w:space="0" w:color="auto"/>
          </w:divBdr>
        </w:div>
      </w:divsChild>
    </w:div>
    <w:div w:id="278340704">
      <w:bodyDiv w:val="1"/>
      <w:marLeft w:val="0"/>
      <w:marRight w:val="0"/>
      <w:marTop w:val="0"/>
      <w:marBottom w:val="0"/>
      <w:divBdr>
        <w:top w:val="none" w:sz="0" w:space="0" w:color="auto"/>
        <w:left w:val="none" w:sz="0" w:space="0" w:color="auto"/>
        <w:bottom w:val="none" w:sz="0" w:space="0" w:color="auto"/>
        <w:right w:val="none" w:sz="0" w:space="0" w:color="auto"/>
      </w:divBdr>
      <w:divsChild>
        <w:div w:id="821848077">
          <w:marLeft w:val="691"/>
          <w:marRight w:val="0"/>
          <w:marTop w:val="0"/>
          <w:marBottom w:val="0"/>
          <w:divBdr>
            <w:top w:val="none" w:sz="0" w:space="0" w:color="auto"/>
            <w:left w:val="none" w:sz="0" w:space="0" w:color="auto"/>
            <w:bottom w:val="none" w:sz="0" w:space="0" w:color="auto"/>
            <w:right w:val="none" w:sz="0" w:space="0" w:color="auto"/>
          </w:divBdr>
        </w:div>
        <w:div w:id="1320427021">
          <w:marLeft w:val="691"/>
          <w:marRight w:val="0"/>
          <w:marTop w:val="0"/>
          <w:marBottom w:val="0"/>
          <w:divBdr>
            <w:top w:val="none" w:sz="0" w:space="0" w:color="auto"/>
            <w:left w:val="none" w:sz="0" w:space="0" w:color="auto"/>
            <w:bottom w:val="none" w:sz="0" w:space="0" w:color="auto"/>
            <w:right w:val="none" w:sz="0" w:space="0" w:color="auto"/>
          </w:divBdr>
        </w:div>
        <w:div w:id="1921331086">
          <w:marLeft w:val="691"/>
          <w:marRight w:val="0"/>
          <w:marTop w:val="0"/>
          <w:marBottom w:val="0"/>
          <w:divBdr>
            <w:top w:val="none" w:sz="0" w:space="0" w:color="auto"/>
            <w:left w:val="none" w:sz="0" w:space="0" w:color="auto"/>
            <w:bottom w:val="none" w:sz="0" w:space="0" w:color="auto"/>
            <w:right w:val="none" w:sz="0" w:space="0" w:color="auto"/>
          </w:divBdr>
        </w:div>
        <w:div w:id="34933425">
          <w:marLeft w:val="691"/>
          <w:marRight w:val="0"/>
          <w:marTop w:val="0"/>
          <w:marBottom w:val="0"/>
          <w:divBdr>
            <w:top w:val="none" w:sz="0" w:space="0" w:color="auto"/>
            <w:left w:val="none" w:sz="0" w:space="0" w:color="auto"/>
            <w:bottom w:val="none" w:sz="0" w:space="0" w:color="auto"/>
            <w:right w:val="none" w:sz="0" w:space="0" w:color="auto"/>
          </w:divBdr>
        </w:div>
        <w:div w:id="1047216417">
          <w:marLeft w:val="691"/>
          <w:marRight w:val="0"/>
          <w:marTop w:val="0"/>
          <w:marBottom w:val="0"/>
          <w:divBdr>
            <w:top w:val="none" w:sz="0" w:space="0" w:color="auto"/>
            <w:left w:val="none" w:sz="0" w:space="0" w:color="auto"/>
            <w:bottom w:val="none" w:sz="0" w:space="0" w:color="auto"/>
            <w:right w:val="none" w:sz="0" w:space="0" w:color="auto"/>
          </w:divBdr>
        </w:div>
        <w:div w:id="924530198">
          <w:marLeft w:val="691"/>
          <w:marRight w:val="0"/>
          <w:marTop w:val="0"/>
          <w:marBottom w:val="0"/>
          <w:divBdr>
            <w:top w:val="none" w:sz="0" w:space="0" w:color="auto"/>
            <w:left w:val="none" w:sz="0" w:space="0" w:color="auto"/>
            <w:bottom w:val="none" w:sz="0" w:space="0" w:color="auto"/>
            <w:right w:val="none" w:sz="0" w:space="0" w:color="auto"/>
          </w:divBdr>
        </w:div>
        <w:div w:id="324943647">
          <w:marLeft w:val="691"/>
          <w:marRight w:val="0"/>
          <w:marTop w:val="0"/>
          <w:marBottom w:val="0"/>
          <w:divBdr>
            <w:top w:val="none" w:sz="0" w:space="0" w:color="auto"/>
            <w:left w:val="none" w:sz="0" w:space="0" w:color="auto"/>
            <w:bottom w:val="none" w:sz="0" w:space="0" w:color="auto"/>
            <w:right w:val="none" w:sz="0" w:space="0" w:color="auto"/>
          </w:divBdr>
        </w:div>
      </w:divsChild>
    </w:div>
    <w:div w:id="291983194">
      <w:bodyDiv w:val="1"/>
      <w:marLeft w:val="0"/>
      <w:marRight w:val="0"/>
      <w:marTop w:val="0"/>
      <w:marBottom w:val="0"/>
      <w:divBdr>
        <w:top w:val="none" w:sz="0" w:space="0" w:color="auto"/>
        <w:left w:val="none" w:sz="0" w:space="0" w:color="auto"/>
        <w:bottom w:val="none" w:sz="0" w:space="0" w:color="auto"/>
        <w:right w:val="none" w:sz="0" w:space="0" w:color="auto"/>
      </w:divBdr>
    </w:div>
    <w:div w:id="529682361">
      <w:bodyDiv w:val="1"/>
      <w:marLeft w:val="0"/>
      <w:marRight w:val="0"/>
      <w:marTop w:val="0"/>
      <w:marBottom w:val="0"/>
      <w:divBdr>
        <w:top w:val="none" w:sz="0" w:space="0" w:color="auto"/>
        <w:left w:val="none" w:sz="0" w:space="0" w:color="auto"/>
        <w:bottom w:val="none" w:sz="0" w:space="0" w:color="auto"/>
        <w:right w:val="none" w:sz="0" w:space="0" w:color="auto"/>
      </w:divBdr>
      <w:divsChild>
        <w:div w:id="1535188891">
          <w:marLeft w:val="0"/>
          <w:marRight w:val="0"/>
          <w:marTop w:val="0"/>
          <w:marBottom w:val="0"/>
          <w:divBdr>
            <w:top w:val="none" w:sz="0" w:space="0" w:color="auto"/>
            <w:left w:val="none" w:sz="0" w:space="0" w:color="auto"/>
            <w:bottom w:val="none" w:sz="0" w:space="0" w:color="auto"/>
            <w:right w:val="none" w:sz="0" w:space="0" w:color="auto"/>
          </w:divBdr>
        </w:div>
      </w:divsChild>
    </w:div>
    <w:div w:id="567107293">
      <w:bodyDiv w:val="1"/>
      <w:marLeft w:val="0"/>
      <w:marRight w:val="0"/>
      <w:marTop w:val="0"/>
      <w:marBottom w:val="0"/>
      <w:divBdr>
        <w:top w:val="none" w:sz="0" w:space="0" w:color="auto"/>
        <w:left w:val="none" w:sz="0" w:space="0" w:color="auto"/>
        <w:bottom w:val="none" w:sz="0" w:space="0" w:color="auto"/>
        <w:right w:val="none" w:sz="0" w:space="0" w:color="auto"/>
      </w:divBdr>
    </w:div>
    <w:div w:id="612398764">
      <w:bodyDiv w:val="1"/>
      <w:marLeft w:val="0"/>
      <w:marRight w:val="0"/>
      <w:marTop w:val="0"/>
      <w:marBottom w:val="0"/>
      <w:divBdr>
        <w:top w:val="none" w:sz="0" w:space="0" w:color="auto"/>
        <w:left w:val="none" w:sz="0" w:space="0" w:color="auto"/>
        <w:bottom w:val="none" w:sz="0" w:space="0" w:color="auto"/>
        <w:right w:val="none" w:sz="0" w:space="0" w:color="auto"/>
      </w:divBdr>
    </w:div>
    <w:div w:id="636569959">
      <w:bodyDiv w:val="1"/>
      <w:marLeft w:val="0"/>
      <w:marRight w:val="0"/>
      <w:marTop w:val="0"/>
      <w:marBottom w:val="0"/>
      <w:divBdr>
        <w:top w:val="none" w:sz="0" w:space="0" w:color="auto"/>
        <w:left w:val="none" w:sz="0" w:space="0" w:color="auto"/>
        <w:bottom w:val="none" w:sz="0" w:space="0" w:color="auto"/>
        <w:right w:val="none" w:sz="0" w:space="0" w:color="auto"/>
      </w:divBdr>
      <w:divsChild>
        <w:div w:id="1014576783">
          <w:marLeft w:val="0"/>
          <w:marRight w:val="0"/>
          <w:marTop w:val="0"/>
          <w:marBottom w:val="0"/>
          <w:divBdr>
            <w:top w:val="none" w:sz="0" w:space="0" w:color="auto"/>
            <w:left w:val="none" w:sz="0" w:space="0" w:color="auto"/>
            <w:bottom w:val="none" w:sz="0" w:space="0" w:color="auto"/>
            <w:right w:val="none" w:sz="0" w:space="0" w:color="auto"/>
          </w:divBdr>
          <w:divsChild>
            <w:div w:id="399330898">
              <w:marLeft w:val="0"/>
              <w:marRight w:val="0"/>
              <w:marTop w:val="0"/>
              <w:marBottom w:val="0"/>
              <w:divBdr>
                <w:top w:val="none" w:sz="0" w:space="0" w:color="auto"/>
                <w:left w:val="none" w:sz="0" w:space="0" w:color="auto"/>
                <w:bottom w:val="none" w:sz="0" w:space="0" w:color="auto"/>
                <w:right w:val="none" w:sz="0" w:space="0" w:color="auto"/>
              </w:divBdr>
              <w:divsChild>
                <w:div w:id="677929314">
                  <w:marLeft w:val="0"/>
                  <w:marRight w:val="0"/>
                  <w:marTop w:val="0"/>
                  <w:marBottom w:val="0"/>
                  <w:divBdr>
                    <w:top w:val="none" w:sz="0" w:space="0" w:color="auto"/>
                    <w:left w:val="none" w:sz="0" w:space="0" w:color="auto"/>
                    <w:bottom w:val="none" w:sz="0" w:space="0" w:color="auto"/>
                    <w:right w:val="none" w:sz="0" w:space="0" w:color="auto"/>
                  </w:divBdr>
                  <w:divsChild>
                    <w:div w:id="19990753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 w:id="645429889">
      <w:bodyDiv w:val="1"/>
      <w:marLeft w:val="0"/>
      <w:marRight w:val="0"/>
      <w:marTop w:val="0"/>
      <w:marBottom w:val="0"/>
      <w:divBdr>
        <w:top w:val="none" w:sz="0" w:space="0" w:color="auto"/>
        <w:left w:val="none" w:sz="0" w:space="0" w:color="auto"/>
        <w:bottom w:val="none" w:sz="0" w:space="0" w:color="auto"/>
        <w:right w:val="none" w:sz="0" w:space="0" w:color="auto"/>
      </w:divBdr>
    </w:div>
    <w:div w:id="861478315">
      <w:bodyDiv w:val="1"/>
      <w:marLeft w:val="0"/>
      <w:marRight w:val="0"/>
      <w:marTop w:val="0"/>
      <w:marBottom w:val="0"/>
      <w:divBdr>
        <w:top w:val="none" w:sz="0" w:space="0" w:color="auto"/>
        <w:left w:val="none" w:sz="0" w:space="0" w:color="auto"/>
        <w:bottom w:val="none" w:sz="0" w:space="0" w:color="auto"/>
        <w:right w:val="none" w:sz="0" w:space="0" w:color="auto"/>
      </w:divBdr>
    </w:div>
    <w:div w:id="877742065">
      <w:bodyDiv w:val="1"/>
      <w:marLeft w:val="0"/>
      <w:marRight w:val="0"/>
      <w:marTop w:val="0"/>
      <w:marBottom w:val="0"/>
      <w:divBdr>
        <w:top w:val="none" w:sz="0" w:space="0" w:color="auto"/>
        <w:left w:val="none" w:sz="0" w:space="0" w:color="auto"/>
        <w:bottom w:val="none" w:sz="0" w:space="0" w:color="auto"/>
        <w:right w:val="none" w:sz="0" w:space="0" w:color="auto"/>
      </w:divBdr>
    </w:div>
    <w:div w:id="910119924">
      <w:bodyDiv w:val="1"/>
      <w:marLeft w:val="0"/>
      <w:marRight w:val="0"/>
      <w:marTop w:val="0"/>
      <w:marBottom w:val="0"/>
      <w:divBdr>
        <w:top w:val="none" w:sz="0" w:space="0" w:color="auto"/>
        <w:left w:val="none" w:sz="0" w:space="0" w:color="auto"/>
        <w:bottom w:val="none" w:sz="0" w:space="0" w:color="auto"/>
        <w:right w:val="none" w:sz="0" w:space="0" w:color="auto"/>
      </w:divBdr>
    </w:div>
    <w:div w:id="925727867">
      <w:bodyDiv w:val="1"/>
      <w:marLeft w:val="0"/>
      <w:marRight w:val="0"/>
      <w:marTop w:val="0"/>
      <w:marBottom w:val="0"/>
      <w:divBdr>
        <w:top w:val="none" w:sz="0" w:space="0" w:color="auto"/>
        <w:left w:val="none" w:sz="0" w:space="0" w:color="auto"/>
        <w:bottom w:val="none" w:sz="0" w:space="0" w:color="auto"/>
        <w:right w:val="none" w:sz="0" w:space="0" w:color="auto"/>
      </w:divBdr>
    </w:div>
    <w:div w:id="1164318685">
      <w:bodyDiv w:val="1"/>
      <w:marLeft w:val="0"/>
      <w:marRight w:val="0"/>
      <w:marTop w:val="0"/>
      <w:marBottom w:val="0"/>
      <w:divBdr>
        <w:top w:val="none" w:sz="0" w:space="0" w:color="auto"/>
        <w:left w:val="none" w:sz="0" w:space="0" w:color="auto"/>
        <w:bottom w:val="none" w:sz="0" w:space="0" w:color="auto"/>
        <w:right w:val="none" w:sz="0" w:space="0" w:color="auto"/>
      </w:divBdr>
    </w:div>
    <w:div w:id="1165512769">
      <w:bodyDiv w:val="1"/>
      <w:marLeft w:val="0"/>
      <w:marRight w:val="0"/>
      <w:marTop w:val="0"/>
      <w:marBottom w:val="0"/>
      <w:divBdr>
        <w:top w:val="none" w:sz="0" w:space="0" w:color="auto"/>
        <w:left w:val="none" w:sz="0" w:space="0" w:color="auto"/>
        <w:bottom w:val="none" w:sz="0" w:space="0" w:color="auto"/>
        <w:right w:val="none" w:sz="0" w:space="0" w:color="auto"/>
      </w:divBdr>
    </w:div>
    <w:div w:id="1432968600">
      <w:bodyDiv w:val="1"/>
      <w:marLeft w:val="0"/>
      <w:marRight w:val="0"/>
      <w:marTop w:val="0"/>
      <w:marBottom w:val="0"/>
      <w:divBdr>
        <w:top w:val="none" w:sz="0" w:space="0" w:color="auto"/>
        <w:left w:val="none" w:sz="0" w:space="0" w:color="auto"/>
        <w:bottom w:val="none" w:sz="0" w:space="0" w:color="auto"/>
        <w:right w:val="none" w:sz="0" w:space="0" w:color="auto"/>
      </w:divBdr>
      <w:divsChild>
        <w:div w:id="364721431">
          <w:marLeft w:val="432"/>
          <w:marRight w:val="0"/>
          <w:marTop w:val="115"/>
          <w:marBottom w:val="0"/>
          <w:divBdr>
            <w:top w:val="none" w:sz="0" w:space="0" w:color="auto"/>
            <w:left w:val="none" w:sz="0" w:space="0" w:color="auto"/>
            <w:bottom w:val="none" w:sz="0" w:space="0" w:color="auto"/>
            <w:right w:val="none" w:sz="0" w:space="0" w:color="auto"/>
          </w:divBdr>
        </w:div>
        <w:div w:id="1581984057">
          <w:marLeft w:val="432"/>
          <w:marRight w:val="0"/>
          <w:marTop w:val="115"/>
          <w:marBottom w:val="0"/>
          <w:divBdr>
            <w:top w:val="none" w:sz="0" w:space="0" w:color="auto"/>
            <w:left w:val="none" w:sz="0" w:space="0" w:color="auto"/>
            <w:bottom w:val="none" w:sz="0" w:space="0" w:color="auto"/>
            <w:right w:val="none" w:sz="0" w:space="0" w:color="auto"/>
          </w:divBdr>
        </w:div>
        <w:div w:id="379061851">
          <w:marLeft w:val="432"/>
          <w:marRight w:val="0"/>
          <w:marTop w:val="115"/>
          <w:marBottom w:val="0"/>
          <w:divBdr>
            <w:top w:val="none" w:sz="0" w:space="0" w:color="auto"/>
            <w:left w:val="none" w:sz="0" w:space="0" w:color="auto"/>
            <w:bottom w:val="none" w:sz="0" w:space="0" w:color="auto"/>
            <w:right w:val="none" w:sz="0" w:space="0" w:color="auto"/>
          </w:divBdr>
        </w:div>
        <w:div w:id="1256134943">
          <w:marLeft w:val="432"/>
          <w:marRight w:val="0"/>
          <w:marTop w:val="115"/>
          <w:marBottom w:val="0"/>
          <w:divBdr>
            <w:top w:val="none" w:sz="0" w:space="0" w:color="auto"/>
            <w:left w:val="none" w:sz="0" w:space="0" w:color="auto"/>
            <w:bottom w:val="none" w:sz="0" w:space="0" w:color="auto"/>
            <w:right w:val="none" w:sz="0" w:space="0" w:color="auto"/>
          </w:divBdr>
        </w:div>
        <w:div w:id="1205943585">
          <w:marLeft w:val="432"/>
          <w:marRight w:val="0"/>
          <w:marTop w:val="115"/>
          <w:marBottom w:val="0"/>
          <w:divBdr>
            <w:top w:val="none" w:sz="0" w:space="0" w:color="auto"/>
            <w:left w:val="none" w:sz="0" w:space="0" w:color="auto"/>
            <w:bottom w:val="none" w:sz="0" w:space="0" w:color="auto"/>
            <w:right w:val="none" w:sz="0" w:space="0" w:color="auto"/>
          </w:divBdr>
        </w:div>
        <w:div w:id="1164474111">
          <w:marLeft w:val="432"/>
          <w:marRight w:val="0"/>
          <w:marTop w:val="115"/>
          <w:marBottom w:val="0"/>
          <w:divBdr>
            <w:top w:val="none" w:sz="0" w:space="0" w:color="auto"/>
            <w:left w:val="none" w:sz="0" w:space="0" w:color="auto"/>
            <w:bottom w:val="none" w:sz="0" w:space="0" w:color="auto"/>
            <w:right w:val="none" w:sz="0" w:space="0" w:color="auto"/>
          </w:divBdr>
        </w:div>
        <w:div w:id="1060905448">
          <w:marLeft w:val="432"/>
          <w:marRight w:val="0"/>
          <w:marTop w:val="115"/>
          <w:marBottom w:val="0"/>
          <w:divBdr>
            <w:top w:val="none" w:sz="0" w:space="0" w:color="auto"/>
            <w:left w:val="none" w:sz="0" w:space="0" w:color="auto"/>
            <w:bottom w:val="none" w:sz="0" w:space="0" w:color="auto"/>
            <w:right w:val="none" w:sz="0" w:space="0" w:color="auto"/>
          </w:divBdr>
        </w:div>
        <w:div w:id="1188368277">
          <w:marLeft w:val="432"/>
          <w:marRight w:val="0"/>
          <w:marTop w:val="115"/>
          <w:marBottom w:val="0"/>
          <w:divBdr>
            <w:top w:val="none" w:sz="0" w:space="0" w:color="auto"/>
            <w:left w:val="none" w:sz="0" w:space="0" w:color="auto"/>
            <w:bottom w:val="none" w:sz="0" w:space="0" w:color="auto"/>
            <w:right w:val="none" w:sz="0" w:space="0" w:color="auto"/>
          </w:divBdr>
        </w:div>
        <w:div w:id="1257447789">
          <w:marLeft w:val="432"/>
          <w:marRight w:val="0"/>
          <w:marTop w:val="115"/>
          <w:marBottom w:val="0"/>
          <w:divBdr>
            <w:top w:val="none" w:sz="0" w:space="0" w:color="auto"/>
            <w:left w:val="none" w:sz="0" w:space="0" w:color="auto"/>
            <w:bottom w:val="none" w:sz="0" w:space="0" w:color="auto"/>
            <w:right w:val="none" w:sz="0" w:space="0" w:color="auto"/>
          </w:divBdr>
        </w:div>
      </w:divsChild>
    </w:div>
    <w:div w:id="1434520148">
      <w:bodyDiv w:val="1"/>
      <w:marLeft w:val="0"/>
      <w:marRight w:val="0"/>
      <w:marTop w:val="0"/>
      <w:marBottom w:val="0"/>
      <w:divBdr>
        <w:top w:val="none" w:sz="0" w:space="0" w:color="auto"/>
        <w:left w:val="none" w:sz="0" w:space="0" w:color="auto"/>
        <w:bottom w:val="none" w:sz="0" w:space="0" w:color="auto"/>
        <w:right w:val="none" w:sz="0" w:space="0" w:color="auto"/>
      </w:divBdr>
    </w:div>
    <w:div w:id="1566649354">
      <w:bodyDiv w:val="1"/>
      <w:marLeft w:val="0"/>
      <w:marRight w:val="0"/>
      <w:marTop w:val="0"/>
      <w:marBottom w:val="0"/>
      <w:divBdr>
        <w:top w:val="none" w:sz="0" w:space="0" w:color="auto"/>
        <w:left w:val="none" w:sz="0" w:space="0" w:color="auto"/>
        <w:bottom w:val="none" w:sz="0" w:space="0" w:color="auto"/>
        <w:right w:val="none" w:sz="0" w:space="0" w:color="auto"/>
      </w:divBdr>
    </w:div>
    <w:div w:id="1654871731">
      <w:bodyDiv w:val="1"/>
      <w:marLeft w:val="0"/>
      <w:marRight w:val="0"/>
      <w:marTop w:val="0"/>
      <w:marBottom w:val="0"/>
      <w:divBdr>
        <w:top w:val="none" w:sz="0" w:space="0" w:color="auto"/>
        <w:left w:val="none" w:sz="0" w:space="0" w:color="auto"/>
        <w:bottom w:val="none" w:sz="0" w:space="0" w:color="auto"/>
        <w:right w:val="none" w:sz="0" w:space="0" w:color="auto"/>
      </w:divBdr>
    </w:div>
    <w:div w:id="1690566733">
      <w:bodyDiv w:val="1"/>
      <w:marLeft w:val="0"/>
      <w:marRight w:val="0"/>
      <w:marTop w:val="0"/>
      <w:marBottom w:val="0"/>
      <w:divBdr>
        <w:top w:val="none" w:sz="0" w:space="0" w:color="auto"/>
        <w:left w:val="none" w:sz="0" w:space="0" w:color="auto"/>
        <w:bottom w:val="none" w:sz="0" w:space="0" w:color="auto"/>
        <w:right w:val="none" w:sz="0" w:space="0" w:color="auto"/>
      </w:divBdr>
    </w:div>
    <w:div w:id="1700663661">
      <w:bodyDiv w:val="1"/>
      <w:marLeft w:val="0"/>
      <w:marRight w:val="0"/>
      <w:marTop w:val="0"/>
      <w:marBottom w:val="0"/>
      <w:divBdr>
        <w:top w:val="none" w:sz="0" w:space="0" w:color="auto"/>
        <w:left w:val="none" w:sz="0" w:space="0" w:color="auto"/>
        <w:bottom w:val="none" w:sz="0" w:space="0" w:color="auto"/>
        <w:right w:val="none" w:sz="0" w:space="0" w:color="auto"/>
      </w:divBdr>
    </w:div>
    <w:div w:id="1817262472">
      <w:bodyDiv w:val="1"/>
      <w:marLeft w:val="0"/>
      <w:marRight w:val="0"/>
      <w:marTop w:val="0"/>
      <w:marBottom w:val="0"/>
      <w:divBdr>
        <w:top w:val="none" w:sz="0" w:space="0" w:color="auto"/>
        <w:left w:val="none" w:sz="0" w:space="0" w:color="auto"/>
        <w:bottom w:val="none" w:sz="0" w:space="0" w:color="auto"/>
        <w:right w:val="none" w:sz="0" w:space="0" w:color="auto"/>
      </w:divBdr>
      <w:divsChild>
        <w:div w:id="12458123">
          <w:marLeft w:val="432"/>
          <w:marRight w:val="0"/>
          <w:marTop w:val="120"/>
          <w:marBottom w:val="0"/>
          <w:divBdr>
            <w:top w:val="none" w:sz="0" w:space="0" w:color="auto"/>
            <w:left w:val="none" w:sz="0" w:space="0" w:color="auto"/>
            <w:bottom w:val="none" w:sz="0" w:space="0" w:color="auto"/>
            <w:right w:val="none" w:sz="0" w:space="0" w:color="auto"/>
          </w:divBdr>
        </w:div>
        <w:div w:id="227375572">
          <w:marLeft w:val="432"/>
          <w:marRight w:val="0"/>
          <w:marTop w:val="120"/>
          <w:marBottom w:val="0"/>
          <w:divBdr>
            <w:top w:val="none" w:sz="0" w:space="0" w:color="auto"/>
            <w:left w:val="none" w:sz="0" w:space="0" w:color="auto"/>
            <w:bottom w:val="none" w:sz="0" w:space="0" w:color="auto"/>
            <w:right w:val="none" w:sz="0" w:space="0" w:color="auto"/>
          </w:divBdr>
        </w:div>
        <w:div w:id="2039545943">
          <w:marLeft w:val="432"/>
          <w:marRight w:val="0"/>
          <w:marTop w:val="120"/>
          <w:marBottom w:val="0"/>
          <w:divBdr>
            <w:top w:val="none" w:sz="0" w:space="0" w:color="auto"/>
            <w:left w:val="none" w:sz="0" w:space="0" w:color="auto"/>
            <w:bottom w:val="none" w:sz="0" w:space="0" w:color="auto"/>
            <w:right w:val="none" w:sz="0" w:space="0" w:color="auto"/>
          </w:divBdr>
        </w:div>
        <w:div w:id="173157804">
          <w:marLeft w:val="432"/>
          <w:marRight w:val="0"/>
          <w:marTop w:val="120"/>
          <w:marBottom w:val="0"/>
          <w:divBdr>
            <w:top w:val="none" w:sz="0" w:space="0" w:color="auto"/>
            <w:left w:val="none" w:sz="0" w:space="0" w:color="auto"/>
            <w:bottom w:val="none" w:sz="0" w:space="0" w:color="auto"/>
            <w:right w:val="none" w:sz="0" w:space="0" w:color="auto"/>
          </w:divBdr>
        </w:div>
        <w:div w:id="677122698">
          <w:marLeft w:val="432"/>
          <w:marRight w:val="0"/>
          <w:marTop w:val="120"/>
          <w:marBottom w:val="0"/>
          <w:divBdr>
            <w:top w:val="none" w:sz="0" w:space="0" w:color="auto"/>
            <w:left w:val="none" w:sz="0" w:space="0" w:color="auto"/>
            <w:bottom w:val="none" w:sz="0" w:space="0" w:color="auto"/>
            <w:right w:val="none" w:sz="0" w:space="0" w:color="auto"/>
          </w:divBdr>
        </w:div>
        <w:div w:id="975379166">
          <w:marLeft w:val="432"/>
          <w:marRight w:val="0"/>
          <w:marTop w:val="120"/>
          <w:marBottom w:val="0"/>
          <w:divBdr>
            <w:top w:val="none" w:sz="0" w:space="0" w:color="auto"/>
            <w:left w:val="none" w:sz="0" w:space="0" w:color="auto"/>
            <w:bottom w:val="none" w:sz="0" w:space="0" w:color="auto"/>
            <w:right w:val="none" w:sz="0" w:space="0" w:color="auto"/>
          </w:divBdr>
        </w:div>
        <w:div w:id="896480233">
          <w:marLeft w:val="432"/>
          <w:marRight w:val="0"/>
          <w:marTop w:val="120"/>
          <w:marBottom w:val="0"/>
          <w:divBdr>
            <w:top w:val="none" w:sz="0" w:space="0" w:color="auto"/>
            <w:left w:val="none" w:sz="0" w:space="0" w:color="auto"/>
            <w:bottom w:val="none" w:sz="0" w:space="0" w:color="auto"/>
            <w:right w:val="none" w:sz="0" w:space="0" w:color="auto"/>
          </w:divBdr>
        </w:div>
        <w:div w:id="136651689">
          <w:marLeft w:val="432"/>
          <w:marRight w:val="0"/>
          <w:marTop w:val="120"/>
          <w:marBottom w:val="0"/>
          <w:divBdr>
            <w:top w:val="none" w:sz="0" w:space="0" w:color="auto"/>
            <w:left w:val="none" w:sz="0" w:space="0" w:color="auto"/>
            <w:bottom w:val="none" w:sz="0" w:space="0" w:color="auto"/>
            <w:right w:val="none" w:sz="0" w:space="0" w:color="auto"/>
          </w:divBdr>
        </w:div>
        <w:div w:id="351535213">
          <w:marLeft w:val="432"/>
          <w:marRight w:val="0"/>
          <w:marTop w:val="120"/>
          <w:marBottom w:val="0"/>
          <w:divBdr>
            <w:top w:val="none" w:sz="0" w:space="0" w:color="auto"/>
            <w:left w:val="none" w:sz="0" w:space="0" w:color="auto"/>
            <w:bottom w:val="none" w:sz="0" w:space="0" w:color="auto"/>
            <w:right w:val="none" w:sz="0" w:space="0" w:color="auto"/>
          </w:divBdr>
        </w:div>
      </w:divsChild>
    </w:div>
    <w:div w:id="1988633181">
      <w:bodyDiv w:val="1"/>
      <w:marLeft w:val="0"/>
      <w:marRight w:val="0"/>
      <w:marTop w:val="0"/>
      <w:marBottom w:val="0"/>
      <w:divBdr>
        <w:top w:val="none" w:sz="0" w:space="0" w:color="auto"/>
        <w:left w:val="none" w:sz="0" w:space="0" w:color="auto"/>
        <w:bottom w:val="none" w:sz="0" w:space="0" w:color="auto"/>
        <w:right w:val="none" w:sz="0" w:space="0" w:color="auto"/>
      </w:divBdr>
      <w:divsChild>
        <w:div w:id="956257573">
          <w:marLeft w:val="691"/>
          <w:marRight w:val="0"/>
          <w:marTop w:val="0"/>
          <w:marBottom w:val="0"/>
          <w:divBdr>
            <w:top w:val="none" w:sz="0" w:space="0" w:color="auto"/>
            <w:left w:val="none" w:sz="0" w:space="0" w:color="auto"/>
            <w:bottom w:val="none" w:sz="0" w:space="0" w:color="auto"/>
            <w:right w:val="none" w:sz="0" w:space="0" w:color="auto"/>
          </w:divBdr>
        </w:div>
        <w:div w:id="499005067">
          <w:marLeft w:val="691"/>
          <w:marRight w:val="0"/>
          <w:marTop w:val="0"/>
          <w:marBottom w:val="0"/>
          <w:divBdr>
            <w:top w:val="none" w:sz="0" w:space="0" w:color="auto"/>
            <w:left w:val="none" w:sz="0" w:space="0" w:color="auto"/>
            <w:bottom w:val="none" w:sz="0" w:space="0" w:color="auto"/>
            <w:right w:val="none" w:sz="0" w:space="0" w:color="auto"/>
          </w:divBdr>
        </w:div>
        <w:div w:id="2099712109">
          <w:marLeft w:val="691"/>
          <w:marRight w:val="0"/>
          <w:marTop w:val="0"/>
          <w:marBottom w:val="0"/>
          <w:divBdr>
            <w:top w:val="none" w:sz="0" w:space="0" w:color="auto"/>
            <w:left w:val="none" w:sz="0" w:space="0" w:color="auto"/>
            <w:bottom w:val="none" w:sz="0" w:space="0" w:color="auto"/>
            <w:right w:val="none" w:sz="0" w:space="0" w:color="auto"/>
          </w:divBdr>
        </w:div>
        <w:div w:id="692924378">
          <w:marLeft w:val="691"/>
          <w:marRight w:val="0"/>
          <w:marTop w:val="0"/>
          <w:marBottom w:val="0"/>
          <w:divBdr>
            <w:top w:val="none" w:sz="0" w:space="0" w:color="auto"/>
            <w:left w:val="none" w:sz="0" w:space="0" w:color="auto"/>
            <w:bottom w:val="none" w:sz="0" w:space="0" w:color="auto"/>
            <w:right w:val="none" w:sz="0" w:space="0" w:color="auto"/>
          </w:divBdr>
        </w:div>
        <w:div w:id="1455371351">
          <w:marLeft w:val="691"/>
          <w:marRight w:val="0"/>
          <w:marTop w:val="0"/>
          <w:marBottom w:val="0"/>
          <w:divBdr>
            <w:top w:val="none" w:sz="0" w:space="0" w:color="auto"/>
            <w:left w:val="none" w:sz="0" w:space="0" w:color="auto"/>
            <w:bottom w:val="none" w:sz="0" w:space="0" w:color="auto"/>
            <w:right w:val="none" w:sz="0" w:space="0" w:color="auto"/>
          </w:divBdr>
        </w:div>
        <w:div w:id="180511463">
          <w:marLeft w:val="691"/>
          <w:marRight w:val="0"/>
          <w:marTop w:val="0"/>
          <w:marBottom w:val="0"/>
          <w:divBdr>
            <w:top w:val="none" w:sz="0" w:space="0" w:color="auto"/>
            <w:left w:val="none" w:sz="0" w:space="0" w:color="auto"/>
            <w:bottom w:val="none" w:sz="0" w:space="0" w:color="auto"/>
            <w:right w:val="none" w:sz="0" w:space="0" w:color="auto"/>
          </w:divBdr>
        </w:div>
        <w:div w:id="1653018814">
          <w:marLeft w:val="691"/>
          <w:marRight w:val="0"/>
          <w:marTop w:val="0"/>
          <w:marBottom w:val="0"/>
          <w:divBdr>
            <w:top w:val="none" w:sz="0" w:space="0" w:color="auto"/>
            <w:left w:val="none" w:sz="0" w:space="0" w:color="auto"/>
            <w:bottom w:val="none" w:sz="0" w:space="0" w:color="auto"/>
            <w:right w:val="none" w:sz="0" w:space="0" w:color="auto"/>
          </w:divBdr>
        </w:div>
        <w:div w:id="1360161162">
          <w:marLeft w:val="691"/>
          <w:marRight w:val="0"/>
          <w:marTop w:val="0"/>
          <w:marBottom w:val="0"/>
          <w:divBdr>
            <w:top w:val="none" w:sz="0" w:space="0" w:color="auto"/>
            <w:left w:val="none" w:sz="0" w:space="0" w:color="auto"/>
            <w:bottom w:val="none" w:sz="0" w:space="0" w:color="auto"/>
            <w:right w:val="none" w:sz="0" w:space="0" w:color="auto"/>
          </w:divBdr>
        </w:div>
      </w:divsChild>
    </w:div>
    <w:div w:id="199054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hina" TargetMode="External"/><Relationship Id="rId299" Type="http://schemas.openxmlformats.org/officeDocument/2006/relationships/image" Target="media/image107.gif"/><Relationship Id="rId303" Type="http://schemas.openxmlformats.org/officeDocument/2006/relationships/image" Target="media/image111.gif"/><Relationship Id="rId21" Type="http://schemas.openxmlformats.org/officeDocument/2006/relationships/hyperlink" Target="http://en.wikipedia.org/wiki/Japan" TargetMode="External"/><Relationship Id="rId42" Type="http://schemas.openxmlformats.org/officeDocument/2006/relationships/hyperlink" Target="http://en.wikipedia.org/wiki/Tokyo" TargetMode="External"/><Relationship Id="rId63" Type="http://schemas.openxmlformats.org/officeDocument/2006/relationships/hyperlink" Target="http://en.wikipedia.org/wiki/Sapporo" TargetMode="External"/><Relationship Id="rId84" Type="http://schemas.openxmlformats.org/officeDocument/2006/relationships/hyperlink" Target="http://en.wikipedia.org/wiki/Saitama_Prefecture" TargetMode="External"/><Relationship Id="rId138" Type="http://schemas.openxmlformats.org/officeDocument/2006/relationships/image" Target="media/image38.jpeg"/><Relationship Id="rId159" Type="http://schemas.openxmlformats.org/officeDocument/2006/relationships/image" Target="media/image56.png"/><Relationship Id="rId170" Type="http://schemas.openxmlformats.org/officeDocument/2006/relationships/hyperlink" Target="http://www.eximdata.com/company/meiho-tsusho-corporation-11110.html" TargetMode="External"/><Relationship Id="rId191" Type="http://schemas.openxmlformats.org/officeDocument/2006/relationships/control" Target="activeX/activeX4.xml"/><Relationship Id="rId205" Type="http://schemas.openxmlformats.org/officeDocument/2006/relationships/hyperlink" Target="http://www.eximdata.com/company/carnival-co-ltd-11112.html" TargetMode="External"/><Relationship Id="rId226" Type="http://schemas.openxmlformats.org/officeDocument/2006/relationships/hyperlink" Target="http://www.eximdata.com/company/auto-trading-rock-co-ltd-9215.html" TargetMode="External"/><Relationship Id="rId247" Type="http://schemas.openxmlformats.org/officeDocument/2006/relationships/hyperlink" Target="http://www.eximdata.com/company/ange-trading-co-ltd-3706.html" TargetMode="External"/><Relationship Id="rId107" Type="http://schemas.openxmlformats.org/officeDocument/2006/relationships/hyperlink" Target="http://en.wikipedia.org/wiki/New_York_City" TargetMode="External"/><Relationship Id="rId268" Type="http://schemas.openxmlformats.org/officeDocument/2006/relationships/hyperlink" Target="http://www.eximdata.com/company/barbados-used-cars-imports-8492.html" TargetMode="External"/><Relationship Id="rId289" Type="http://schemas.openxmlformats.org/officeDocument/2006/relationships/image" Target="media/image97.gif"/><Relationship Id="rId11" Type="http://schemas.openxmlformats.org/officeDocument/2006/relationships/image" Target="media/image5.png"/><Relationship Id="rId32" Type="http://schemas.openxmlformats.org/officeDocument/2006/relationships/hyperlink" Target="http://en.wikipedia.org/wiki/List_of_cities_in_Japan" TargetMode="External"/><Relationship Id="rId53" Type="http://schemas.openxmlformats.org/officeDocument/2006/relationships/hyperlink" Target="http://en.wikipedia.org/wiki/Sendai" TargetMode="External"/><Relationship Id="rId74" Type="http://schemas.openxmlformats.org/officeDocument/2006/relationships/hyperlink" Target="http://en.wikipedia.org/wiki/Shizuoka_Prefecture" TargetMode="External"/><Relationship Id="rId128" Type="http://schemas.openxmlformats.org/officeDocument/2006/relationships/image" Target="media/image31.png"/><Relationship Id="rId149" Type="http://schemas.openxmlformats.org/officeDocument/2006/relationships/image" Target="media/image49.jpeg"/><Relationship Id="rId5" Type="http://schemas.openxmlformats.org/officeDocument/2006/relationships/footnotes" Target="footnotes.xml"/><Relationship Id="rId95" Type="http://schemas.openxmlformats.org/officeDocument/2006/relationships/hyperlink" Target="http://www.theodora.com/wfb/wfb2000/definitions.html" TargetMode="External"/><Relationship Id="rId160" Type="http://schemas.openxmlformats.org/officeDocument/2006/relationships/image" Target="media/image57.jpeg"/><Relationship Id="rId181" Type="http://schemas.openxmlformats.org/officeDocument/2006/relationships/hyperlink" Target="http://www.eximdata.com/company/koyojihan-corporation-11119.html" TargetMode="External"/><Relationship Id="rId216" Type="http://schemas.openxmlformats.org/officeDocument/2006/relationships/control" Target="activeX/activeX10.xml"/><Relationship Id="rId237" Type="http://schemas.openxmlformats.org/officeDocument/2006/relationships/control" Target="activeX/activeX13.xml"/><Relationship Id="rId258" Type="http://schemas.openxmlformats.org/officeDocument/2006/relationships/hyperlink" Target="http://www.eximdata.com/company/argentinausedcars-com-7695.html" TargetMode="External"/><Relationship Id="rId279" Type="http://schemas.openxmlformats.org/officeDocument/2006/relationships/image" Target="media/image87.jpeg"/><Relationship Id="rId22" Type="http://schemas.openxmlformats.org/officeDocument/2006/relationships/hyperlink" Target="http://www.photius.com/countries/japan/geography/japan_geography_geographic_regions.html" TargetMode="External"/><Relationship Id="rId43" Type="http://schemas.openxmlformats.org/officeDocument/2006/relationships/hyperlink" Target="http://en.wikipedia.org/wiki/Hiroshima" TargetMode="External"/><Relationship Id="rId64" Type="http://schemas.openxmlformats.org/officeDocument/2006/relationships/hyperlink" Target="http://en.wikipedia.org/wiki/Hokkaid%C5%8D" TargetMode="External"/><Relationship Id="rId118" Type="http://schemas.openxmlformats.org/officeDocument/2006/relationships/hyperlink" Target="http://en.wikipedia.org/wiki/Shanghai_Stock_Exchange" TargetMode="External"/><Relationship Id="rId139" Type="http://schemas.openxmlformats.org/officeDocument/2006/relationships/image" Target="media/image39.jpeg"/><Relationship Id="rId290" Type="http://schemas.openxmlformats.org/officeDocument/2006/relationships/image" Target="media/image98.gif"/><Relationship Id="rId304" Type="http://schemas.openxmlformats.org/officeDocument/2006/relationships/image" Target="media/image112.gif"/><Relationship Id="rId85" Type="http://schemas.openxmlformats.org/officeDocument/2006/relationships/hyperlink" Target="http://en.wikipedia.org/wiki/Shizuoka,_Shizuoka" TargetMode="External"/><Relationship Id="rId150" Type="http://schemas.openxmlformats.org/officeDocument/2006/relationships/image" Target="media/image50.jpeg"/><Relationship Id="rId171" Type="http://schemas.openxmlformats.org/officeDocument/2006/relationships/image" Target="media/image65.jpeg"/><Relationship Id="rId192" Type="http://schemas.openxmlformats.org/officeDocument/2006/relationships/hyperlink" Target="http://www.eximdata.com/company/direct-auction-co-ltd-11114.html" TargetMode="External"/><Relationship Id="rId206" Type="http://schemas.openxmlformats.org/officeDocument/2006/relationships/image" Target="media/image75.jpeg"/><Relationship Id="rId227" Type="http://schemas.openxmlformats.org/officeDocument/2006/relationships/hyperlink" Target="http://www.eximdata.com/company/japan-trucks-access-9222.html" TargetMode="External"/><Relationship Id="rId248" Type="http://schemas.openxmlformats.org/officeDocument/2006/relationships/control" Target="activeX/activeX18.xml"/><Relationship Id="rId269" Type="http://schemas.openxmlformats.org/officeDocument/2006/relationships/control" Target="activeX/activeX27.xml"/><Relationship Id="rId12" Type="http://schemas.openxmlformats.org/officeDocument/2006/relationships/image" Target="media/image6.jpeg"/><Relationship Id="rId33" Type="http://schemas.openxmlformats.org/officeDocument/2006/relationships/hyperlink" Target="http://en.wikipedia.org/wiki/Prefectures_of_Japan" TargetMode="External"/><Relationship Id="rId108" Type="http://schemas.openxmlformats.org/officeDocument/2006/relationships/image" Target="media/image26.png"/><Relationship Id="rId129" Type="http://schemas.openxmlformats.org/officeDocument/2006/relationships/hyperlink" Target="http://en.wikipedia.org/wiki/India" TargetMode="External"/><Relationship Id="rId280" Type="http://schemas.openxmlformats.org/officeDocument/2006/relationships/image" Target="media/image88.jpeg"/><Relationship Id="rId54" Type="http://schemas.openxmlformats.org/officeDocument/2006/relationships/hyperlink" Target="http://en.wikipedia.org/wiki/Miyagi_Prefecture" TargetMode="External"/><Relationship Id="rId75" Type="http://schemas.openxmlformats.org/officeDocument/2006/relationships/hyperlink" Target="http://en.wikipedia.org/wiki/Fukuoka,_Fukuoka" TargetMode="External"/><Relationship Id="rId96" Type="http://schemas.openxmlformats.org/officeDocument/2006/relationships/hyperlink" Target="http://www.theodora.com/wfb/wfb2000/definitions.html" TargetMode="External"/><Relationship Id="rId140" Type="http://schemas.openxmlformats.org/officeDocument/2006/relationships/image" Target="media/image40.jpeg"/><Relationship Id="rId161" Type="http://schemas.openxmlformats.org/officeDocument/2006/relationships/hyperlink" Target="mailto:culsec@indembjp.org" TargetMode="External"/><Relationship Id="rId182" Type="http://schemas.openxmlformats.org/officeDocument/2006/relationships/image" Target="media/image69.jpeg"/><Relationship Id="rId217" Type="http://schemas.openxmlformats.org/officeDocument/2006/relationships/hyperlink" Target="http://www.eximdata.com/company/we-ll-planning-inc-9205.html" TargetMode="External"/><Relationship Id="rId6" Type="http://schemas.openxmlformats.org/officeDocument/2006/relationships/endnotes" Target="endnotes.xml"/><Relationship Id="rId238" Type="http://schemas.openxmlformats.org/officeDocument/2006/relationships/hyperlink" Target="http://www.eximdata.com/company/advance-trade-co-ltd-1409.html" TargetMode="External"/><Relationship Id="rId259" Type="http://schemas.openxmlformats.org/officeDocument/2006/relationships/hyperlink" Target="http://www.eximdata.com/company/argentinausedcars-com-7695.html" TargetMode="External"/><Relationship Id="rId23" Type="http://schemas.openxmlformats.org/officeDocument/2006/relationships/hyperlink" Target="http://www.photius.com/countries/japan/geography/japan_geography_chubu.html" TargetMode="External"/><Relationship Id="rId119" Type="http://schemas.openxmlformats.org/officeDocument/2006/relationships/hyperlink" Target="http://en.wikipedia.org/wiki/Shanghai" TargetMode="External"/><Relationship Id="rId270" Type="http://schemas.openxmlformats.org/officeDocument/2006/relationships/hyperlink" Target="http://www.eximdata.com/company/bizworld-international-japan-pvt-ltd-2977.html" TargetMode="External"/><Relationship Id="rId291" Type="http://schemas.openxmlformats.org/officeDocument/2006/relationships/image" Target="media/image99.gif"/><Relationship Id="rId305" Type="http://schemas.openxmlformats.org/officeDocument/2006/relationships/footer" Target="footer1.xml"/><Relationship Id="rId44" Type="http://schemas.openxmlformats.org/officeDocument/2006/relationships/hyperlink" Target="http://en.wikipedia.org/wiki/Hiroshima_Prefecture" TargetMode="External"/><Relationship Id="rId65" Type="http://schemas.openxmlformats.org/officeDocument/2006/relationships/hyperlink" Target="http://en.wikipedia.org/wiki/Sakai,_Osaka" TargetMode="External"/><Relationship Id="rId86" Type="http://schemas.openxmlformats.org/officeDocument/2006/relationships/hyperlink" Target="http://en.wikipedia.org/wiki/Shizuoka_Prefecture" TargetMode="External"/><Relationship Id="rId130" Type="http://schemas.openxmlformats.org/officeDocument/2006/relationships/hyperlink" Target="http://en.wikipedia.org/wiki/Bombay_Stock_Exchange" TargetMode="External"/><Relationship Id="rId151" Type="http://schemas.openxmlformats.org/officeDocument/2006/relationships/image" Target="media/image51.jpeg"/><Relationship Id="rId172" Type="http://schemas.openxmlformats.org/officeDocument/2006/relationships/hyperlink" Target="http://www.eximdata.com/company/meiho-tsusho-corporation-11110.html" TargetMode="External"/><Relationship Id="rId193" Type="http://schemas.openxmlformats.org/officeDocument/2006/relationships/hyperlink" Target="http://www.eximdata.com/company/japan-parts-access-11113.html" TargetMode="External"/><Relationship Id="rId207" Type="http://schemas.openxmlformats.org/officeDocument/2006/relationships/hyperlink" Target="http://www.eximdata.com/company/carnival-co-ltd-11112.html" TargetMode="External"/><Relationship Id="rId228" Type="http://schemas.openxmlformats.org/officeDocument/2006/relationships/image" Target="media/image81.jpeg"/><Relationship Id="rId249" Type="http://schemas.openxmlformats.org/officeDocument/2006/relationships/hyperlink" Target="http://www.eximdata.com/company/angolausedcars-com-7792.html" TargetMode="External"/><Relationship Id="rId13" Type="http://schemas.openxmlformats.org/officeDocument/2006/relationships/image" Target="media/image7.jpeg"/><Relationship Id="rId109" Type="http://schemas.openxmlformats.org/officeDocument/2006/relationships/hyperlink" Target="http://en.wikipedia.org/wiki/Japan" TargetMode="External"/><Relationship Id="rId260" Type="http://schemas.openxmlformats.org/officeDocument/2006/relationships/control" Target="activeX/activeX23.xml"/><Relationship Id="rId281" Type="http://schemas.openxmlformats.org/officeDocument/2006/relationships/image" Target="media/image89.gif"/><Relationship Id="rId34" Type="http://schemas.openxmlformats.org/officeDocument/2006/relationships/hyperlink" Target="http://en.wikipedia.org/wiki/List_of_cities_in_Japan_by_population" TargetMode="External"/><Relationship Id="rId55" Type="http://schemas.openxmlformats.org/officeDocument/2006/relationships/hyperlink" Target="http://en.wikipedia.org/wiki/Osaka" TargetMode="External"/><Relationship Id="rId76" Type="http://schemas.openxmlformats.org/officeDocument/2006/relationships/hyperlink" Target="http://en.wikipedia.org/wiki/Fukuoka_Prefecture" TargetMode="External"/><Relationship Id="rId97" Type="http://schemas.openxmlformats.org/officeDocument/2006/relationships/hyperlink" Target="http://en.wikipedia.org/wiki/United_States_Dollar" TargetMode="External"/><Relationship Id="rId120" Type="http://schemas.openxmlformats.org/officeDocument/2006/relationships/image" Target="media/image29.png"/><Relationship Id="rId141" Type="http://schemas.openxmlformats.org/officeDocument/2006/relationships/image" Target="media/image41.jpeg"/><Relationship Id="rId7" Type="http://schemas.openxmlformats.org/officeDocument/2006/relationships/image" Target="media/image1.jpeg"/><Relationship Id="rId162" Type="http://schemas.openxmlformats.org/officeDocument/2006/relationships/hyperlink" Target="mailto:fspic@indembjp.org" TargetMode="External"/><Relationship Id="rId183" Type="http://schemas.openxmlformats.org/officeDocument/2006/relationships/control" Target="activeX/activeX2.xml"/><Relationship Id="rId218" Type="http://schemas.openxmlformats.org/officeDocument/2006/relationships/image" Target="media/image78.jpeg"/><Relationship Id="rId239" Type="http://schemas.openxmlformats.org/officeDocument/2006/relationships/hyperlink" Target="http://www.eximdata.com/company/advance-trade-co-ltd-1409.html" TargetMode="External"/><Relationship Id="rId250" Type="http://schemas.openxmlformats.org/officeDocument/2006/relationships/hyperlink" Target="http://www.eximdata.com/company/angolausedcars-com-7792.html" TargetMode="External"/><Relationship Id="rId271" Type="http://schemas.openxmlformats.org/officeDocument/2006/relationships/hyperlink" Target="http://www.eximdata.com/company/bizworld-international-japan-pvt-ltd-2977.html" TargetMode="External"/><Relationship Id="rId292" Type="http://schemas.openxmlformats.org/officeDocument/2006/relationships/image" Target="media/image100.gif"/><Relationship Id="rId306" Type="http://schemas.openxmlformats.org/officeDocument/2006/relationships/fontTable" Target="fontTable.xml"/><Relationship Id="rId24" Type="http://schemas.openxmlformats.org/officeDocument/2006/relationships/hyperlink" Target="http://www.photius.com/countries/japan/geography/japan_geography_tohoku.html" TargetMode="External"/><Relationship Id="rId40" Type="http://schemas.openxmlformats.org/officeDocument/2006/relationships/hyperlink" Target="http://en.wikipedia.org/wiki/Yokohama" TargetMode="External"/><Relationship Id="rId45" Type="http://schemas.openxmlformats.org/officeDocument/2006/relationships/hyperlink" Target="http://en.wikipedia.org/wiki/File:Osaka_Castle_03bs3200.jpg" TargetMode="External"/><Relationship Id="rId66" Type="http://schemas.openxmlformats.org/officeDocument/2006/relationships/hyperlink" Target="http://en.wikipedia.org/wiki/Osaka_Prefecture" TargetMode="External"/><Relationship Id="rId87" Type="http://schemas.openxmlformats.org/officeDocument/2006/relationships/image" Target="media/image19.jpeg"/><Relationship Id="rId110" Type="http://schemas.openxmlformats.org/officeDocument/2006/relationships/hyperlink" Target="http://en.wikipedia.org/wiki/Tokyo_Stock_Exchange" TargetMode="External"/><Relationship Id="rId115" Type="http://schemas.openxmlformats.org/officeDocument/2006/relationships/hyperlink" Target="http://en.wikipedia.org/wiki/London" TargetMode="External"/><Relationship Id="rId131" Type="http://schemas.openxmlformats.org/officeDocument/2006/relationships/hyperlink" Target="http://en.wikipedia.org/wiki/Mumbai" TargetMode="External"/><Relationship Id="rId136" Type="http://schemas.openxmlformats.org/officeDocument/2006/relationships/image" Target="media/image36.jpeg"/><Relationship Id="rId157" Type="http://schemas.openxmlformats.org/officeDocument/2006/relationships/image" Target="media/image54.png"/><Relationship Id="rId178" Type="http://schemas.openxmlformats.org/officeDocument/2006/relationships/hyperlink" Target="http://www.eximdata.com/company/japan-commerce-corporation-co--ltd-11117.html" TargetMode="External"/><Relationship Id="rId301" Type="http://schemas.openxmlformats.org/officeDocument/2006/relationships/image" Target="media/image109.gif"/><Relationship Id="rId61" Type="http://schemas.openxmlformats.org/officeDocument/2006/relationships/hyperlink" Target="http://en.wikipedia.org/wiki/Chiba,_Chiba" TargetMode="External"/><Relationship Id="rId82" Type="http://schemas.openxmlformats.org/officeDocument/2006/relationships/hyperlink" Target="http://en.wikipedia.org/wiki/Kanagawa" TargetMode="External"/><Relationship Id="rId152" Type="http://schemas.openxmlformats.org/officeDocument/2006/relationships/image" Target="media/image52.jpeg"/><Relationship Id="rId173" Type="http://schemas.openxmlformats.org/officeDocument/2006/relationships/image" Target="media/image66.wmf"/><Relationship Id="rId194" Type="http://schemas.openxmlformats.org/officeDocument/2006/relationships/image" Target="media/image72.jpeg"/><Relationship Id="rId199" Type="http://schemas.openxmlformats.org/officeDocument/2006/relationships/hyperlink" Target="http://www.eximdata.com/company/mawar-international-traders-co-ltd-11111.html" TargetMode="External"/><Relationship Id="rId203" Type="http://schemas.openxmlformats.org/officeDocument/2006/relationships/hyperlink" Target="http://www.eximdata.com/company/v-west-co--ltd-11108.html" TargetMode="External"/><Relationship Id="rId208" Type="http://schemas.openxmlformats.org/officeDocument/2006/relationships/control" Target="activeX/activeX8.xml"/><Relationship Id="rId229" Type="http://schemas.openxmlformats.org/officeDocument/2006/relationships/hyperlink" Target="http://www.eximdata.com/company/japan-trucks-access-9222.html" TargetMode="External"/><Relationship Id="rId19" Type="http://schemas.openxmlformats.org/officeDocument/2006/relationships/image" Target="media/image13.jpeg"/><Relationship Id="rId224" Type="http://schemas.openxmlformats.org/officeDocument/2006/relationships/hyperlink" Target="http://www.eximdata.com/company/auto-trading-rock-co-ltd-9215.html" TargetMode="External"/><Relationship Id="rId240" Type="http://schemas.openxmlformats.org/officeDocument/2006/relationships/control" Target="activeX/activeX14.xml"/><Relationship Id="rId245" Type="http://schemas.openxmlformats.org/officeDocument/2006/relationships/hyperlink" Target="http://www.eximdata.com/company/alps-co-ltd-9413.html" TargetMode="External"/><Relationship Id="rId261" Type="http://schemas.openxmlformats.org/officeDocument/2006/relationships/hyperlink" Target="http://www.eximdata.com/company/auto-parts-find-japan-3825.html" TargetMode="External"/><Relationship Id="rId266" Type="http://schemas.openxmlformats.org/officeDocument/2006/relationships/hyperlink" Target="http://www.eximdata.com/company/bahamas-used-cars-suppliers-8453.html" TargetMode="External"/><Relationship Id="rId287" Type="http://schemas.openxmlformats.org/officeDocument/2006/relationships/image" Target="media/image95.gif"/><Relationship Id="rId14" Type="http://schemas.openxmlformats.org/officeDocument/2006/relationships/image" Target="media/image8.jpeg"/><Relationship Id="rId30" Type="http://schemas.openxmlformats.org/officeDocument/2006/relationships/hyperlink" Target="http://en.wikipedia.org/wiki/List_of_cities_in_Japan_by_population" TargetMode="External"/><Relationship Id="rId35" Type="http://schemas.openxmlformats.org/officeDocument/2006/relationships/hyperlink" Target="http://en.wikipedia.org/wiki/File:TokyoMetropolitanGovernmentOffice.jpg" TargetMode="External"/><Relationship Id="rId56" Type="http://schemas.openxmlformats.org/officeDocument/2006/relationships/hyperlink" Target="http://en.wikipedia.org/wiki/Osaka_Prefecture" TargetMode="External"/><Relationship Id="rId77" Type="http://schemas.openxmlformats.org/officeDocument/2006/relationships/hyperlink" Target="http://en.wikipedia.org/wiki/Kumamoto,_Kumamoto" TargetMode="External"/><Relationship Id="rId100" Type="http://schemas.openxmlformats.org/officeDocument/2006/relationships/image" Target="media/image25.png"/><Relationship Id="rId105" Type="http://schemas.openxmlformats.org/officeDocument/2006/relationships/hyperlink" Target="http://en.wikipedia.org/wiki/Europe" TargetMode="External"/><Relationship Id="rId126" Type="http://schemas.openxmlformats.org/officeDocument/2006/relationships/hyperlink" Target="http://en.wikipedia.org/wiki/Toronto_Stock_Exchange" TargetMode="External"/><Relationship Id="rId147" Type="http://schemas.openxmlformats.org/officeDocument/2006/relationships/image" Target="media/image47.jpeg"/><Relationship Id="rId168" Type="http://schemas.openxmlformats.org/officeDocument/2006/relationships/image" Target="media/image63.jpeg"/><Relationship Id="rId282" Type="http://schemas.openxmlformats.org/officeDocument/2006/relationships/image" Target="media/image90.gif"/><Relationship Id="rId8" Type="http://schemas.openxmlformats.org/officeDocument/2006/relationships/image" Target="media/image2.gif"/><Relationship Id="rId51" Type="http://schemas.openxmlformats.org/officeDocument/2006/relationships/hyperlink" Target="http://en.wikipedia.org/wiki/Yokohama" TargetMode="External"/><Relationship Id="rId72" Type="http://schemas.openxmlformats.org/officeDocument/2006/relationships/hyperlink" Target="http://en.wikipedia.org/wiki/Kyoto_Prefecture" TargetMode="External"/><Relationship Id="rId93" Type="http://schemas.openxmlformats.org/officeDocument/2006/relationships/hyperlink" Target="http://www.theodora.com/wfb/wfb2000/definitions.html" TargetMode="External"/><Relationship Id="rId98" Type="http://schemas.openxmlformats.org/officeDocument/2006/relationships/image" Target="media/image24.png"/><Relationship Id="rId121" Type="http://schemas.openxmlformats.org/officeDocument/2006/relationships/hyperlink" Target="http://en.wikipedia.org/wiki/Hong_Kong" TargetMode="External"/><Relationship Id="rId142" Type="http://schemas.openxmlformats.org/officeDocument/2006/relationships/image" Target="media/image42.jpeg"/><Relationship Id="rId163" Type="http://schemas.openxmlformats.org/officeDocument/2006/relationships/image" Target="media/image58.gif"/><Relationship Id="rId184" Type="http://schemas.openxmlformats.org/officeDocument/2006/relationships/hyperlink" Target="http://www.eximdata.com/company/koyojihan-corporation-11119.html" TargetMode="External"/><Relationship Id="rId189" Type="http://schemas.openxmlformats.org/officeDocument/2006/relationships/hyperlink" Target="http://www.eximdata.com/company/direct-auction-co-ltd-11114.html" TargetMode="External"/><Relationship Id="rId219" Type="http://schemas.openxmlformats.org/officeDocument/2006/relationships/hyperlink" Target="http://www.eximdata.com/company/we-ll-planning-inc-9205.html" TargetMode="External"/><Relationship Id="rId3" Type="http://schemas.openxmlformats.org/officeDocument/2006/relationships/settings" Target="settings.xml"/><Relationship Id="rId214" Type="http://schemas.openxmlformats.org/officeDocument/2006/relationships/image" Target="media/image77.jpeg"/><Relationship Id="rId230" Type="http://schemas.openxmlformats.org/officeDocument/2006/relationships/hyperlink" Target="http://www.eximdata.com/company/mx-japan-ltd-4273.html" TargetMode="External"/><Relationship Id="rId235" Type="http://schemas.openxmlformats.org/officeDocument/2006/relationships/image" Target="media/image83.jpeg"/><Relationship Id="rId251" Type="http://schemas.openxmlformats.org/officeDocument/2006/relationships/control" Target="activeX/activeX19.xml"/><Relationship Id="rId256" Type="http://schemas.openxmlformats.org/officeDocument/2006/relationships/hyperlink" Target="http://www.eximdata.com/company/ara-trading-co-ltd-3159.html" TargetMode="External"/><Relationship Id="rId277" Type="http://schemas.openxmlformats.org/officeDocument/2006/relationships/image" Target="media/image86.jpeg"/><Relationship Id="rId298" Type="http://schemas.openxmlformats.org/officeDocument/2006/relationships/image" Target="media/image106.gif"/><Relationship Id="rId25" Type="http://schemas.openxmlformats.org/officeDocument/2006/relationships/hyperlink" Target="http://www.photius.com/countries/japan/geography/japan_geography_kanto.html" TargetMode="External"/><Relationship Id="rId46" Type="http://schemas.openxmlformats.org/officeDocument/2006/relationships/image" Target="media/image17.jpeg"/><Relationship Id="rId67" Type="http://schemas.openxmlformats.org/officeDocument/2006/relationships/hyperlink" Target="http://en.wikipedia.org/wiki/K%C5%8Dbe" TargetMode="External"/><Relationship Id="rId116" Type="http://schemas.openxmlformats.org/officeDocument/2006/relationships/image" Target="media/image28.png"/><Relationship Id="rId137" Type="http://schemas.openxmlformats.org/officeDocument/2006/relationships/image" Target="media/image37.jpeg"/><Relationship Id="rId158" Type="http://schemas.openxmlformats.org/officeDocument/2006/relationships/image" Target="media/image55.png"/><Relationship Id="rId272" Type="http://schemas.openxmlformats.org/officeDocument/2006/relationships/control" Target="activeX/activeX28.xml"/><Relationship Id="rId293" Type="http://schemas.openxmlformats.org/officeDocument/2006/relationships/image" Target="media/image101.gif"/><Relationship Id="rId302" Type="http://schemas.openxmlformats.org/officeDocument/2006/relationships/image" Target="media/image110.gif"/><Relationship Id="rId30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en.wikipedia.org/wiki/Tokyo" TargetMode="External"/><Relationship Id="rId62" Type="http://schemas.openxmlformats.org/officeDocument/2006/relationships/hyperlink" Target="http://en.wikipedia.org/wiki/Chiba_Prefecture" TargetMode="External"/><Relationship Id="rId83" Type="http://schemas.openxmlformats.org/officeDocument/2006/relationships/hyperlink" Target="http://en.wikipedia.org/wiki/Saitama,_Saitama" TargetMode="External"/><Relationship Id="rId88" Type="http://schemas.openxmlformats.org/officeDocument/2006/relationships/hyperlink" Target="http://www.billshrink.com/blog/11489/japan-tsunami-economic-cost/" TargetMode="External"/><Relationship Id="rId111" Type="http://schemas.openxmlformats.org/officeDocument/2006/relationships/hyperlink" Target="http://en.wikipedia.org/wiki/Tokyo" TargetMode="External"/><Relationship Id="rId132" Type="http://schemas.openxmlformats.org/officeDocument/2006/relationships/image" Target="media/image32.jpeg"/><Relationship Id="rId153" Type="http://schemas.openxmlformats.org/officeDocument/2006/relationships/hyperlink" Target="http://en.wikipedia.org/wiki/Kansai_International_Airport" TargetMode="External"/><Relationship Id="rId174" Type="http://schemas.openxmlformats.org/officeDocument/2006/relationships/control" Target="activeX/activeX1.xml"/><Relationship Id="rId179" Type="http://schemas.openxmlformats.org/officeDocument/2006/relationships/image" Target="media/image68.jpeg"/><Relationship Id="rId195" Type="http://schemas.openxmlformats.org/officeDocument/2006/relationships/hyperlink" Target="http://www.eximdata.com/company/japan-parts-access-11113.html" TargetMode="External"/><Relationship Id="rId209" Type="http://schemas.openxmlformats.org/officeDocument/2006/relationships/hyperlink" Target="http://www.eximdata.com/company/auto-supply-japan-co-ltd-11115.html" TargetMode="External"/><Relationship Id="rId190" Type="http://schemas.openxmlformats.org/officeDocument/2006/relationships/image" Target="media/image71.jpeg"/><Relationship Id="rId204" Type="http://schemas.openxmlformats.org/officeDocument/2006/relationships/control" Target="activeX/activeX7.xml"/><Relationship Id="rId220" Type="http://schemas.openxmlformats.org/officeDocument/2006/relationships/hyperlink" Target="http://www.eximdata.com/company/ayase-trading-corporation-1544.html" TargetMode="External"/><Relationship Id="rId225" Type="http://schemas.openxmlformats.org/officeDocument/2006/relationships/image" Target="media/image80.jpeg"/><Relationship Id="rId241" Type="http://schemas.openxmlformats.org/officeDocument/2006/relationships/hyperlink" Target="http://www.eximdata.com/company/aeon-japan-used-cars-3075.html" TargetMode="External"/><Relationship Id="rId246" Type="http://schemas.openxmlformats.org/officeDocument/2006/relationships/control" Target="activeX/activeX17.xml"/><Relationship Id="rId267" Type="http://schemas.openxmlformats.org/officeDocument/2006/relationships/control" Target="activeX/activeX26.xml"/><Relationship Id="rId288" Type="http://schemas.openxmlformats.org/officeDocument/2006/relationships/image" Target="media/image96.gif"/><Relationship Id="rId15" Type="http://schemas.openxmlformats.org/officeDocument/2006/relationships/image" Target="media/image9.jpeg"/><Relationship Id="rId36" Type="http://schemas.openxmlformats.org/officeDocument/2006/relationships/image" Target="media/image15.jpeg"/><Relationship Id="rId57" Type="http://schemas.openxmlformats.org/officeDocument/2006/relationships/hyperlink" Target="http://en.wikipedia.org/wiki/Kitaky%C5%ABsh%C5%AB" TargetMode="External"/><Relationship Id="rId106" Type="http://schemas.openxmlformats.org/officeDocument/2006/relationships/hyperlink" Target="http://en.wikipedia.org/wiki/NASDAQ_OMX" TargetMode="External"/><Relationship Id="rId127" Type="http://schemas.openxmlformats.org/officeDocument/2006/relationships/hyperlink" Target="http://en.wikipedia.org/wiki/Toronto" TargetMode="External"/><Relationship Id="rId262" Type="http://schemas.openxmlformats.org/officeDocument/2006/relationships/control" Target="activeX/activeX24.xml"/><Relationship Id="rId283" Type="http://schemas.openxmlformats.org/officeDocument/2006/relationships/image" Target="media/image91.gif"/><Relationship Id="rId10" Type="http://schemas.openxmlformats.org/officeDocument/2006/relationships/image" Target="media/image4.png"/><Relationship Id="rId31" Type="http://schemas.openxmlformats.org/officeDocument/2006/relationships/hyperlink" Target="http://en.wikipedia.org/wiki/List_of_cities_in_Japan_by_population" TargetMode="External"/><Relationship Id="rId52" Type="http://schemas.openxmlformats.org/officeDocument/2006/relationships/hyperlink" Target="http://en.wikipedia.org/wiki/Kanagawa_Prefecture" TargetMode="External"/><Relationship Id="rId73" Type="http://schemas.openxmlformats.org/officeDocument/2006/relationships/hyperlink" Target="http://en.wikipedia.org/wiki/Hamamatsu,_Shizuoka" TargetMode="External"/><Relationship Id="rId78" Type="http://schemas.openxmlformats.org/officeDocument/2006/relationships/hyperlink" Target="http://en.wikipedia.org/wiki/Kumamoto_Prefecture" TargetMode="External"/><Relationship Id="rId94" Type="http://schemas.openxmlformats.org/officeDocument/2006/relationships/image" Target="media/image23.png"/><Relationship Id="rId99" Type="http://schemas.openxmlformats.org/officeDocument/2006/relationships/hyperlink" Target="http://en.wikipedia.org/wiki/United_States" TargetMode="External"/><Relationship Id="rId101" Type="http://schemas.openxmlformats.org/officeDocument/2006/relationships/hyperlink" Target="http://en.wikipedia.org/wiki/Europe" TargetMode="External"/><Relationship Id="rId122" Type="http://schemas.openxmlformats.org/officeDocument/2006/relationships/hyperlink" Target="http://en.wikipedia.org/wiki/Hong_Kong_Stock_Exchange" TargetMode="External"/><Relationship Id="rId143" Type="http://schemas.openxmlformats.org/officeDocument/2006/relationships/image" Target="media/image43.gif"/><Relationship Id="rId148" Type="http://schemas.openxmlformats.org/officeDocument/2006/relationships/image" Target="media/image48.png"/><Relationship Id="rId164" Type="http://schemas.openxmlformats.org/officeDocument/2006/relationships/image" Target="media/image59.jpeg"/><Relationship Id="rId169" Type="http://schemas.openxmlformats.org/officeDocument/2006/relationships/image" Target="media/image64.jpeg"/><Relationship Id="rId185" Type="http://schemas.openxmlformats.org/officeDocument/2006/relationships/hyperlink" Target="http://www.eximdata.com/company/j-max-co-ltd-11109.html" TargetMode="External"/><Relationship Id="rId4" Type="http://schemas.openxmlformats.org/officeDocument/2006/relationships/webSettings" Target="webSettings.xml"/><Relationship Id="rId9" Type="http://schemas.openxmlformats.org/officeDocument/2006/relationships/image" Target="media/image3.gif"/><Relationship Id="rId180" Type="http://schemas.openxmlformats.org/officeDocument/2006/relationships/hyperlink" Target="http://www.eximdata.com/company/japan-commerce-corporation-co--ltd-11117.html" TargetMode="External"/><Relationship Id="rId210" Type="http://schemas.openxmlformats.org/officeDocument/2006/relationships/image" Target="media/image76.jpeg"/><Relationship Id="rId215" Type="http://schemas.openxmlformats.org/officeDocument/2006/relationships/hyperlink" Target="http://www.eximdata.com/company/auto-portal-co-ltd-11107.html" TargetMode="External"/><Relationship Id="rId236" Type="http://schemas.openxmlformats.org/officeDocument/2006/relationships/hyperlink" Target="http://www.eximdata.com/company/traffic-co-ltd-9217.html" TargetMode="External"/><Relationship Id="rId257" Type="http://schemas.openxmlformats.org/officeDocument/2006/relationships/control" Target="activeX/activeX22.xml"/><Relationship Id="rId278" Type="http://schemas.openxmlformats.org/officeDocument/2006/relationships/hyperlink" Target="http://www.kwintessential.co.uk/language/about/mongolian.html" TargetMode="External"/><Relationship Id="rId26" Type="http://schemas.openxmlformats.org/officeDocument/2006/relationships/hyperlink" Target="http://www.photius.com/countries/japan/geography/japan_geography_kinki.html" TargetMode="External"/><Relationship Id="rId231" Type="http://schemas.openxmlformats.org/officeDocument/2006/relationships/image" Target="media/image82.jpeg"/><Relationship Id="rId252" Type="http://schemas.openxmlformats.org/officeDocument/2006/relationships/hyperlink" Target="http://www.eximdata.com/company/apparel-wholesale-apcom-1434.html" TargetMode="External"/><Relationship Id="rId273" Type="http://schemas.openxmlformats.org/officeDocument/2006/relationships/hyperlink" Target="http://www.eximdata.com/company/blue-horse-corporation-10629.html" TargetMode="External"/><Relationship Id="rId294" Type="http://schemas.openxmlformats.org/officeDocument/2006/relationships/image" Target="media/image102.gif"/><Relationship Id="rId47" Type="http://schemas.openxmlformats.org/officeDocument/2006/relationships/hyperlink" Target="http://en.wikipedia.org/wiki/Osaka" TargetMode="External"/><Relationship Id="rId68" Type="http://schemas.openxmlformats.org/officeDocument/2006/relationships/hyperlink" Target="http://en.wikipedia.org/wiki/Hy%C5%8Dgo_Prefecture" TargetMode="External"/><Relationship Id="rId89" Type="http://schemas.openxmlformats.org/officeDocument/2006/relationships/image" Target="media/image20.jpeg"/><Relationship Id="rId112" Type="http://schemas.openxmlformats.org/officeDocument/2006/relationships/image" Target="media/image27.png"/><Relationship Id="rId133" Type="http://schemas.openxmlformats.org/officeDocument/2006/relationships/image" Target="media/image33.jpeg"/><Relationship Id="rId154" Type="http://schemas.openxmlformats.org/officeDocument/2006/relationships/hyperlink" Target="http://en.wikipedia.org/wiki/Nagoya_Port" TargetMode="External"/><Relationship Id="rId175" Type="http://schemas.openxmlformats.org/officeDocument/2006/relationships/hyperlink" Target="http://www.eximdata.com/company/k-i-co-ltd-11118.html" TargetMode="External"/><Relationship Id="rId196" Type="http://schemas.openxmlformats.org/officeDocument/2006/relationships/control" Target="activeX/activeX5.xml"/><Relationship Id="rId200" Type="http://schemas.openxmlformats.org/officeDocument/2006/relationships/control" Target="activeX/activeX6.xml"/><Relationship Id="rId16" Type="http://schemas.openxmlformats.org/officeDocument/2006/relationships/image" Target="media/image10.jpeg"/><Relationship Id="rId221" Type="http://schemas.openxmlformats.org/officeDocument/2006/relationships/image" Target="media/image79.jpeg"/><Relationship Id="rId242" Type="http://schemas.openxmlformats.org/officeDocument/2006/relationships/control" Target="activeX/activeX15.xml"/><Relationship Id="rId263" Type="http://schemas.openxmlformats.org/officeDocument/2006/relationships/hyperlink" Target="http://www.eximdata.com/company/auto-trader-imports-6592.html" TargetMode="External"/><Relationship Id="rId284" Type="http://schemas.openxmlformats.org/officeDocument/2006/relationships/image" Target="media/image92.gif"/><Relationship Id="rId37" Type="http://schemas.openxmlformats.org/officeDocument/2006/relationships/hyperlink" Target="http://en.wikipedia.org/wiki/Tokyo" TargetMode="External"/><Relationship Id="rId58" Type="http://schemas.openxmlformats.org/officeDocument/2006/relationships/hyperlink" Target="http://en.wikipedia.org/wiki/Fukuoka" TargetMode="External"/><Relationship Id="rId79" Type="http://schemas.openxmlformats.org/officeDocument/2006/relationships/hyperlink" Target="http://en.wikipedia.org/wiki/Kawasaki,_Kanagawa" TargetMode="External"/><Relationship Id="rId102" Type="http://schemas.openxmlformats.org/officeDocument/2006/relationships/hyperlink" Target="http://en.wikipedia.org/wiki/NYSE_Euronext" TargetMode="External"/><Relationship Id="rId123" Type="http://schemas.openxmlformats.org/officeDocument/2006/relationships/hyperlink" Target="http://en.wikipedia.org/wiki/Hong_Kong" TargetMode="External"/><Relationship Id="rId144" Type="http://schemas.openxmlformats.org/officeDocument/2006/relationships/image" Target="media/image44.jpeg"/><Relationship Id="rId90" Type="http://schemas.openxmlformats.org/officeDocument/2006/relationships/image" Target="media/image21.png"/><Relationship Id="rId165" Type="http://schemas.openxmlformats.org/officeDocument/2006/relationships/image" Target="media/image60.gif"/><Relationship Id="rId186" Type="http://schemas.openxmlformats.org/officeDocument/2006/relationships/image" Target="media/image70.jpeg"/><Relationship Id="rId211" Type="http://schemas.openxmlformats.org/officeDocument/2006/relationships/hyperlink" Target="http://www.eximdata.com/company/auto-supply-japan-co-ltd-11115.html" TargetMode="External"/><Relationship Id="rId232" Type="http://schemas.openxmlformats.org/officeDocument/2006/relationships/control" Target="activeX/activeX12.xml"/><Relationship Id="rId253" Type="http://schemas.openxmlformats.org/officeDocument/2006/relationships/control" Target="activeX/activeX20.xml"/><Relationship Id="rId274" Type="http://schemas.openxmlformats.org/officeDocument/2006/relationships/image" Target="media/image84.gif"/><Relationship Id="rId295" Type="http://schemas.openxmlformats.org/officeDocument/2006/relationships/image" Target="media/image103.gif"/><Relationship Id="rId27" Type="http://schemas.openxmlformats.org/officeDocument/2006/relationships/hyperlink" Target="http://www.photius.com/countries/japan/geography/japan_geography_chugoku.html" TargetMode="External"/><Relationship Id="rId48" Type="http://schemas.openxmlformats.org/officeDocument/2006/relationships/hyperlink" Target="http://en.wikipedia.org/wiki/File:Nagoya_Port_02.jpg" TargetMode="External"/><Relationship Id="rId69" Type="http://schemas.openxmlformats.org/officeDocument/2006/relationships/hyperlink" Target="http://en.wikipedia.org/wiki/Niigata,_Niigata" TargetMode="External"/><Relationship Id="rId113" Type="http://schemas.openxmlformats.org/officeDocument/2006/relationships/hyperlink" Target="http://en.wikipedia.org/wiki/United_Kingdom" TargetMode="External"/><Relationship Id="rId134" Type="http://schemas.openxmlformats.org/officeDocument/2006/relationships/image" Target="media/image34.jpeg"/><Relationship Id="rId80" Type="http://schemas.openxmlformats.org/officeDocument/2006/relationships/hyperlink" Target="http://en.wikipedia.org/wiki/Kanagawa" TargetMode="External"/><Relationship Id="rId155" Type="http://schemas.openxmlformats.org/officeDocument/2006/relationships/image" Target="media/image53.jpeg"/><Relationship Id="rId176" Type="http://schemas.openxmlformats.org/officeDocument/2006/relationships/image" Target="media/image67.jpeg"/><Relationship Id="rId197" Type="http://schemas.openxmlformats.org/officeDocument/2006/relationships/hyperlink" Target="http://www.eximdata.com/company/mawar-international-traders-co-ltd-11111.html" TargetMode="External"/><Relationship Id="rId201" Type="http://schemas.openxmlformats.org/officeDocument/2006/relationships/hyperlink" Target="http://www.eximdata.com/company/v-west-co--ltd-11108.html" TargetMode="External"/><Relationship Id="rId222" Type="http://schemas.openxmlformats.org/officeDocument/2006/relationships/control" Target="activeX/activeX11.xml"/><Relationship Id="rId243" Type="http://schemas.openxmlformats.org/officeDocument/2006/relationships/hyperlink" Target="http://www.eximdata.com/company/alpha-corporation-co--ltd-3069.html" TargetMode="External"/><Relationship Id="rId264" Type="http://schemas.openxmlformats.org/officeDocument/2006/relationships/control" Target="activeX/activeX25.xml"/><Relationship Id="rId285" Type="http://schemas.openxmlformats.org/officeDocument/2006/relationships/image" Target="media/image93.gif"/><Relationship Id="rId17" Type="http://schemas.openxmlformats.org/officeDocument/2006/relationships/image" Target="media/image11.jpeg"/><Relationship Id="rId38" Type="http://schemas.openxmlformats.org/officeDocument/2006/relationships/hyperlink" Target="http://en.wikipedia.org/wiki/File:Yokohama_MinatoMirai21.jpg" TargetMode="External"/><Relationship Id="rId59" Type="http://schemas.openxmlformats.org/officeDocument/2006/relationships/hyperlink" Target="http://en.wikipedia.org/wiki/Nagoya" TargetMode="External"/><Relationship Id="rId103" Type="http://schemas.openxmlformats.org/officeDocument/2006/relationships/hyperlink" Target="http://en.wikipedia.org/wiki/New_York_City" TargetMode="External"/><Relationship Id="rId124" Type="http://schemas.openxmlformats.org/officeDocument/2006/relationships/image" Target="media/image30.png"/><Relationship Id="rId70" Type="http://schemas.openxmlformats.org/officeDocument/2006/relationships/hyperlink" Target="http://en.wikipedia.org/wiki/Niigata_Prefecture" TargetMode="External"/><Relationship Id="rId91" Type="http://schemas.openxmlformats.org/officeDocument/2006/relationships/image" Target="media/image22.png"/><Relationship Id="rId145" Type="http://schemas.openxmlformats.org/officeDocument/2006/relationships/image" Target="media/image45.gif"/><Relationship Id="rId166" Type="http://schemas.openxmlformats.org/officeDocument/2006/relationships/image" Target="media/image61.jpeg"/><Relationship Id="rId187" Type="http://schemas.openxmlformats.org/officeDocument/2006/relationships/hyperlink" Target="http://www.eximdata.com/company/j-max-co-ltd-11109.html" TargetMode="External"/><Relationship Id="rId1" Type="http://schemas.openxmlformats.org/officeDocument/2006/relationships/numbering" Target="numbering.xml"/><Relationship Id="rId212" Type="http://schemas.openxmlformats.org/officeDocument/2006/relationships/control" Target="activeX/activeX9.xml"/><Relationship Id="rId233" Type="http://schemas.openxmlformats.org/officeDocument/2006/relationships/hyperlink" Target="http://www.eximdata.com/company/mx-japan-ltd-4273.html" TargetMode="External"/><Relationship Id="rId254" Type="http://schemas.openxmlformats.org/officeDocument/2006/relationships/hyperlink" Target="http://www.eximdata.com/company/aquafesta-co-ltd-4919.html" TargetMode="External"/><Relationship Id="rId28" Type="http://schemas.openxmlformats.org/officeDocument/2006/relationships/hyperlink" Target="http://en.wikipedia.org/wiki/List_of_cities_in_Japan" TargetMode="External"/><Relationship Id="rId49" Type="http://schemas.openxmlformats.org/officeDocument/2006/relationships/image" Target="media/image18.jpeg"/><Relationship Id="rId114" Type="http://schemas.openxmlformats.org/officeDocument/2006/relationships/hyperlink" Target="http://en.wikipedia.org/wiki/London_Stock_Exchange" TargetMode="External"/><Relationship Id="rId275" Type="http://schemas.openxmlformats.org/officeDocument/2006/relationships/image" Target="media/image85.gif"/><Relationship Id="rId296" Type="http://schemas.openxmlformats.org/officeDocument/2006/relationships/image" Target="media/image104.gif"/><Relationship Id="rId300" Type="http://schemas.openxmlformats.org/officeDocument/2006/relationships/image" Target="media/image108.gif"/><Relationship Id="rId60" Type="http://schemas.openxmlformats.org/officeDocument/2006/relationships/hyperlink" Target="http://en.wikipedia.org/wiki/Aichi_Prefecture" TargetMode="External"/><Relationship Id="rId81" Type="http://schemas.openxmlformats.org/officeDocument/2006/relationships/hyperlink" Target="http://en.wikipedia.org/wiki/Sagamihara,_Kanagawa" TargetMode="External"/><Relationship Id="rId135" Type="http://schemas.openxmlformats.org/officeDocument/2006/relationships/image" Target="media/image35.jpeg"/><Relationship Id="rId156" Type="http://schemas.openxmlformats.org/officeDocument/2006/relationships/hyperlink" Target="http://en.wikipedia.org/wiki/Japan" TargetMode="External"/><Relationship Id="rId177" Type="http://schemas.openxmlformats.org/officeDocument/2006/relationships/hyperlink" Target="http://www.eximdata.com/company/k-i-co-ltd-11118.html" TargetMode="External"/><Relationship Id="rId198" Type="http://schemas.openxmlformats.org/officeDocument/2006/relationships/image" Target="media/image73.jpeg"/><Relationship Id="rId202" Type="http://schemas.openxmlformats.org/officeDocument/2006/relationships/image" Target="media/image74.jpeg"/><Relationship Id="rId223" Type="http://schemas.openxmlformats.org/officeDocument/2006/relationships/hyperlink" Target="http://www.eximdata.com/company/ayase-trading-corporation-1544.html" TargetMode="External"/><Relationship Id="rId244" Type="http://schemas.openxmlformats.org/officeDocument/2006/relationships/control" Target="activeX/activeX16.xml"/><Relationship Id="rId18" Type="http://schemas.openxmlformats.org/officeDocument/2006/relationships/image" Target="media/image12.jpeg"/><Relationship Id="rId39" Type="http://schemas.openxmlformats.org/officeDocument/2006/relationships/image" Target="media/image16.jpeg"/><Relationship Id="rId265" Type="http://schemas.openxmlformats.org/officeDocument/2006/relationships/hyperlink" Target="http://www.eximdata.com/company/bahamas-used-cars-suppliers-8453.html" TargetMode="External"/><Relationship Id="rId286" Type="http://schemas.openxmlformats.org/officeDocument/2006/relationships/image" Target="media/image94.gif"/><Relationship Id="rId50" Type="http://schemas.openxmlformats.org/officeDocument/2006/relationships/hyperlink" Target="http://en.wikipedia.org/wiki/Nagoya" TargetMode="External"/><Relationship Id="rId104" Type="http://schemas.openxmlformats.org/officeDocument/2006/relationships/hyperlink" Target="http://en.wikipedia.org/wiki/United_States" TargetMode="External"/><Relationship Id="rId125" Type="http://schemas.openxmlformats.org/officeDocument/2006/relationships/hyperlink" Target="http://en.wikipedia.org/wiki/Canada" TargetMode="External"/><Relationship Id="rId146" Type="http://schemas.openxmlformats.org/officeDocument/2006/relationships/image" Target="media/image46.jpeg"/><Relationship Id="rId167" Type="http://schemas.openxmlformats.org/officeDocument/2006/relationships/image" Target="media/image62.jpeg"/><Relationship Id="rId188" Type="http://schemas.openxmlformats.org/officeDocument/2006/relationships/control" Target="activeX/activeX3.xml"/><Relationship Id="rId71" Type="http://schemas.openxmlformats.org/officeDocument/2006/relationships/hyperlink" Target="http://en.wikipedia.org/wiki/Ky%C5%8Dto" TargetMode="External"/><Relationship Id="rId92" Type="http://schemas.openxmlformats.org/officeDocument/2006/relationships/hyperlink" Target="http://www.theodora.com/wfb/wfb2000/definitions.html" TargetMode="External"/><Relationship Id="rId213" Type="http://schemas.openxmlformats.org/officeDocument/2006/relationships/hyperlink" Target="http://www.eximdata.com/company/auto-portal-co-ltd-11107.html" TargetMode="External"/><Relationship Id="rId234" Type="http://schemas.openxmlformats.org/officeDocument/2006/relationships/hyperlink" Target="http://www.eximdata.com/company/traffic-co-ltd-9217.html" TargetMode="External"/><Relationship Id="rId2" Type="http://schemas.openxmlformats.org/officeDocument/2006/relationships/styles" Target="styles.xml"/><Relationship Id="rId29" Type="http://schemas.openxmlformats.org/officeDocument/2006/relationships/hyperlink" Target="http://en.wikipedia.org/wiki/Prefectures_of_Japan" TargetMode="External"/><Relationship Id="rId255" Type="http://schemas.openxmlformats.org/officeDocument/2006/relationships/control" Target="activeX/activeX21.xml"/><Relationship Id="rId276" Type="http://schemas.openxmlformats.org/officeDocument/2006/relationships/hyperlink" Target="http://www.japan-guide.com/e/e2037.html" TargetMode="External"/><Relationship Id="rId297" Type="http://schemas.openxmlformats.org/officeDocument/2006/relationships/image" Target="media/image105.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1211</TotalTime>
  <Pages>70</Pages>
  <Words>13706</Words>
  <Characters>78126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pmr</dc:creator>
  <cp:keywords/>
  <dc:description/>
  <cp:lastModifiedBy>pmr</cp:lastModifiedBy>
  <cp:revision>73</cp:revision>
  <dcterms:created xsi:type="dcterms:W3CDTF">2012-01-11T11:16:00Z</dcterms:created>
  <dcterms:modified xsi:type="dcterms:W3CDTF">2012-02-14T20:36:00Z</dcterms:modified>
</cp:coreProperties>
</file>